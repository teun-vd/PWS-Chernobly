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653965" w14:textId="4CA0EFD5" w:rsidR="4553AE18" w:rsidRDefault="4553AE18" w:rsidP="28D66983">
      <w:pPr>
        <w:jc w:val="center"/>
      </w:pPr>
      <w:r w:rsidRPr="28D66983">
        <w:rPr>
          <w:rFonts w:ascii="Courier New" w:eastAsia="Courier New" w:hAnsi="Courier New" w:cs="Courier New"/>
          <w:b/>
          <w:bCs/>
          <w:sz w:val="96"/>
          <w:szCs w:val="96"/>
        </w:rPr>
        <w:t xml:space="preserve">Code </w:t>
      </w:r>
      <w:r w:rsidRPr="6D62CFFB">
        <w:rPr>
          <w:rFonts w:ascii="Courier New" w:eastAsia="Courier New" w:hAnsi="Courier New" w:cs="Courier New"/>
          <w:b/>
          <w:bCs/>
          <w:sz w:val="96"/>
          <w:szCs w:val="96"/>
        </w:rPr>
        <w:t>de</w:t>
      </w:r>
      <w:r w:rsidR="009C296B" w:rsidRPr="6D62CFFB">
        <w:rPr>
          <w:rFonts w:ascii="Courier New" w:eastAsia="Courier New" w:hAnsi="Courier New" w:cs="Courier New"/>
          <w:b/>
          <w:bCs/>
          <w:sz w:val="96"/>
          <w:szCs w:val="96"/>
        </w:rPr>
        <w:t>s</w:t>
      </w:r>
    </w:p>
    <w:p w14:paraId="23568E90" w14:textId="7FAC4D0F" w:rsidR="4553AE18" w:rsidRDefault="759D45F2" w:rsidP="28D66983">
      <w:pPr>
        <w:jc w:val="center"/>
        <w:rPr>
          <w:rFonts w:ascii="Courier New" w:eastAsia="Courier New" w:hAnsi="Courier New" w:cs="Courier New"/>
          <w:b/>
          <w:bCs/>
          <w:sz w:val="96"/>
          <w:szCs w:val="96"/>
        </w:rPr>
      </w:pPr>
      <w:r w:rsidRPr="2352D92F">
        <w:rPr>
          <w:rFonts w:ascii="Courier New" w:eastAsia="Courier New" w:hAnsi="Courier New" w:cs="Courier New"/>
          <w:b/>
          <w:bCs/>
          <w:sz w:val="96"/>
          <w:szCs w:val="96"/>
        </w:rPr>
        <w:t>Catastrofe</w:t>
      </w:r>
    </w:p>
    <w:p w14:paraId="76E7EA28" w14:textId="5636F6B8" w:rsidR="4213DA18" w:rsidRDefault="4213DA18" w:rsidP="28D66983">
      <w:pPr>
        <w:jc w:val="center"/>
        <w:rPr>
          <w:rFonts w:ascii="Courier New" w:eastAsia="Courier New" w:hAnsi="Courier New" w:cs="Courier New"/>
          <w:sz w:val="48"/>
          <w:szCs w:val="48"/>
        </w:rPr>
      </w:pPr>
      <w:r w:rsidRPr="28D66983">
        <w:rPr>
          <w:rFonts w:ascii="Courier New" w:eastAsia="Courier New" w:hAnsi="Courier New" w:cs="Courier New"/>
          <w:sz w:val="48"/>
          <w:szCs w:val="48"/>
        </w:rPr>
        <w:t>Fin Harms en Teun van Diedenhoven</w:t>
      </w:r>
    </w:p>
    <w:p w14:paraId="22222310" w14:textId="194246E6" w:rsidR="4C1CAC99" w:rsidRDefault="4C1CAC99" w:rsidP="28D66983">
      <w:pPr>
        <w:jc w:val="center"/>
      </w:pPr>
      <w:r>
        <w:rPr>
          <w:noProof/>
        </w:rPr>
        <w:drawing>
          <wp:inline distT="0" distB="0" distL="0" distR="0" wp14:anchorId="33AC992B" wp14:editId="33B414CC">
            <wp:extent cx="5724524" cy="5553074"/>
            <wp:effectExtent l="0" t="0" r="0" b="0"/>
            <wp:docPr id="1603421644" name="Picture 1603421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5724524" cy="5553074"/>
                    </a:xfrm>
                    <a:prstGeom prst="rect">
                      <a:avLst/>
                    </a:prstGeom>
                  </pic:spPr>
                </pic:pic>
              </a:graphicData>
            </a:graphic>
          </wp:inline>
        </w:drawing>
      </w:r>
    </w:p>
    <w:p w14:paraId="5E080E25" w14:textId="4AA15CDB" w:rsidR="28D66983" w:rsidRDefault="28D66983" w:rsidP="28D66983">
      <w:pPr>
        <w:jc w:val="center"/>
        <w:rPr>
          <w:rFonts w:ascii="Courier New" w:eastAsia="Courier New" w:hAnsi="Courier New" w:cs="Courier New"/>
          <w:sz w:val="48"/>
          <w:szCs w:val="48"/>
        </w:rPr>
      </w:pPr>
    </w:p>
    <w:p w14:paraId="774BD35A" w14:textId="4E124C38" w:rsidR="28D66983" w:rsidRDefault="28D66983" w:rsidP="28D66983">
      <w:pPr>
        <w:jc w:val="center"/>
        <w:rPr>
          <w:rFonts w:asciiTheme="majorHAnsi" w:eastAsiaTheme="majorEastAsia" w:hAnsiTheme="majorHAnsi" w:cstheme="majorBidi"/>
          <w:sz w:val="144"/>
          <w:szCs w:val="144"/>
        </w:rPr>
      </w:pPr>
    </w:p>
    <w:p w14:paraId="177096A3" w14:textId="101B68FF" w:rsidR="28D66983" w:rsidRDefault="28D66983" w:rsidP="28D66983">
      <w:pPr>
        <w:rPr>
          <w:u w:val="single"/>
        </w:rPr>
      </w:pPr>
    </w:p>
    <w:p w14:paraId="1D43B4DF" w14:textId="51328ACD" w:rsidR="28D66983" w:rsidRDefault="28D66983" w:rsidP="28D66983">
      <w:pPr>
        <w:rPr>
          <w:u w:val="single"/>
        </w:rPr>
      </w:pPr>
    </w:p>
    <w:p w14:paraId="0317F25F" w14:textId="1580D4DC" w:rsidR="28D66983" w:rsidRDefault="28D66983" w:rsidP="28D66983">
      <w:pPr>
        <w:rPr>
          <w:u w:val="single"/>
        </w:rPr>
      </w:pPr>
    </w:p>
    <w:p w14:paraId="57ACB9B7" w14:textId="7EC4A5EC" w:rsidR="28D66983" w:rsidRDefault="28D66983" w:rsidP="28D66983">
      <w:pPr>
        <w:rPr>
          <w:u w:val="single"/>
        </w:rPr>
      </w:pPr>
    </w:p>
    <w:p w14:paraId="005F1EBB" w14:textId="4C3D7822" w:rsidR="28D66983" w:rsidRDefault="28D66983" w:rsidP="28D66983">
      <w:pPr>
        <w:rPr>
          <w:u w:val="single"/>
        </w:rPr>
      </w:pPr>
    </w:p>
    <w:p w14:paraId="4EE35D6C" w14:textId="5FEFE965" w:rsidR="28D66983" w:rsidRDefault="28D66983" w:rsidP="28D66983">
      <w:pPr>
        <w:rPr>
          <w:u w:val="single"/>
        </w:rPr>
      </w:pPr>
    </w:p>
    <w:p w14:paraId="1A4D00CC" w14:textId="08B4318D" w:rsidR="28D66983" w:rsidRDefault="28D66983" w:rsidP="28D66983">
      <w:pPr>
        <w:rPr>
          <w:u w:val="single"/>
        </w:rPr>
      </w:pPr>
    </w:p>
    <w:p w14:paraId="4B203E1F" w14:textId="2F19BF7B" w:rsidR="28D66983" w:rsidRDefault="28D66983" w:rsidP="28D66983">
      <w:pPr>
        <w:rPr>
          <w:u w:val="single"/>
        </w:rPr>
      </w:pPr>
    </w:p>
    <w:p w14:paraId="284016A8" w14:textId="65E013C0" w:rsidR="28D66983" w:rsidRDefault="28D66983" w:rsidP="28D66983">
      <w:pPr>
        <w:rPr>
          <w:u w:val="single"/>
        </w:rPr>
      </w:pPr>
    </w:p>
    <w:p w14:paraId="4470AC32" w14:textId="1BA7EE4D" w:rsidR="28D66983" w:rsidRDefault="28D66983" w:rsidP="28D66983">
      <w:pPr>
        <w:rPr>
          <w:u w:val="single"/>
        </w:rPr>
      </w:pPr>
    </w:p>
    <w:p w14:paraId="7C75C3BF" w14:textId="10FF7438" w:rsidR="28D66983" w:rsidRDefault="28D66983" w:rsidP="28D66983">
      <w:pPr>
        <w:rPr>
          <w:u w:val="single"/>
        </w:rPr>
      </w:pPr>
    </w:p>
    <w:p w14:paraId="089746D1" w14:textId="01417700" w:rsidR="28D66983" w:rsidRDefault="28D66983" w:rsidP="28D66983">
      <w:pPr>
        <w:rPr>
          <w:u w:val="single"/>
        </w:rPr>
      </w:pPr>
    </w:p>
    <w:p w14:paraId="648A0D53" w14:textId="6160ABFE" w:rsidR="28D66983" w:rsidRDefault="28D66983" w:rsidP="28D66983">
      <w:pPr>
        <w:rPr>
          <w:u w:val="single"/>
        </w:rPr>
      </w:pPr>
    </w:p>
    <w:p w14:paraId="4FF5F78F" w14:textId="465D11A9" w:rsidR="28D66983" w:rsidRDefault="28D66983" w:rsidP="28D66983">
      <w:pPr>
        <w:rPr>
          <w:u w:val="single"/>
        </w:rPr>
      </w:pPr>
    </w:p>
    <w:p w14:paraId="08423773" w14:textId="237AF130" w:rsidR="28D66983" w:rsidRDefault="28D66983" w:rsidP="28D66983">
      <w:pPr>
        <w:rPr>
          <w:u w:val="single"/>
        </w:rPr>
      </w:pPr>
    </w:p>
    <w:p w14:paraId="6B606E5A" w14:textId="1B527A61" w:rsidR="28D66983" w:rsidRDefault="28D66983" w:rsidP="28D66983">
      <w:pPr>
        <w:rPr>
          <w:u w:val="single"/>
        </w:rPr>
      </w:pPr>
    </w:p>
    <w:p w14:paraId="3C70D159" w14:textId="24D775F0" w:rsidR="28D66983" w:rsidRDefault="28D66983" w:rsidP="28D66983">
      <w:pPr>
        <w:rPr>
          <w:u w:val="single"/>
        </w:rPr>
      </w:pPr>
    </w:p>
    <w:p w14:paraId="3846A868" w14:textId="09402A24" w:rsidR="28D66983" w:rsidRDefault="28D66983" w:rsidP="28D66983">
      <w:pPr>
        <w:rPr>
          <w:u w:val="single"/>
        </w:rPr>
      </w:pPr>
    </w:p>
    <w:p w14:paraId="344B20AE" w14:textId="1C271181" w:rsidR="28D66983" w:rsidRDefault="28D66983" w:rsidP="28D66983">
      <w:pPr>
        <w:rPr>
          <w:u w:val="single"/>
        </w:rPr>
      </w:pPr>
    </w:p>
    <w:p w14:paraId="42C55EB0" w14:textId="398597DE" w:rsidR="28D66983" w:rsidRDefault="28D66983" w:rsidP="28D66983">
      <w:pPr>
        <w:rPr>
          <w:u w:val="single"/>
        </w:rPr>
      </w:pPr>
    </w:p>
    <w:p w14:paraId="4C95B958" w14:textId="7A1D0E24" w:rsidR="28D66983" w:rsidRDefault="28D66983" w:rsidP="28D66983">
      <w:pPr>
        <w:rPr>
          <w:u w:val="single"/>
        </w:rPr>
      </w:pPr>
    </w:p>
    <w:p w14:paraId="2F909388" w14:textId="4FD22DE2" w:rsidR="28D66983" w:rsidRDefault="28D66983" w:rsidP="28D66983">
      <w:pPr>
        <w:rPr>
          <w:u w:val="single"/>
        </w:rPr>
      </w:pPr>
    </w:p>
    <w:p w14:paraId="08EE2B83" w14:textId="23C1C66A" w:rsidR="28D66983" w:rsidRDefault="28D66983" w:rsidP="28D66983">
      <w:pPr>
        <w:rPr>
          <w:u w:val="single"/>
        </w:rPr>
      </w:pPr>
    </w:p>
    <w:p w14:paraId="20657CE2" w14:textId="21C1D3C7" w:rsidR="28D66983" w:rsidRDefault="28D66983" w:rsidP="28D66983">
      <w:pPr>
        <w:rPr>
          <w:u w:val="single"/>
        </w:rPr>
      </w:pPr>
    </w:p>
    <w:p w14:paraId="43FE0589" w14:textId="65FB7408" w:rsidR="28D66983" w:rsidRDefault="28D66983" w:rsidP="28D66983">
      <w:pPr>
        <w:rPr>
          <w:u w:val="single"/>
        </w:rPr>
      </w:pPr>
    </w:p>
    <w:p w14:paraId="5AE73C42" w14:textId="0B7649F3" w:rsidR="28D66983" w:rsidRDefault="28D66983" w:rsidP="28D66983">
      <w:pPr>
        <w:rPr>
          <w:u w:val="single"/>
        </w:rPr>
      </w:pPr>
    </w:p>
    <w:p w14:paraId="5BC525DB" w14:textId="477569A4" w:rsidR="28D66983" w:rsidRDefault="28D66983" w:rsidP="28D66983">
      <w:pPr>
        <w:rPr>
          <w:u w:val="single"/>
        </w:rPr>
      </w:pPr>
    </w:p>
    <w:p w14:paraId="18D3C4BC" w14:textId="7C6A1613" w:rsidR="28D66983" w:rsidRDefault="28D66983" w:rsidP="28D66983">
      <w:pPr>
        <w:rPr>
          <w:u w:val="single"/>
        </w:rPr>
      </w:pPr>
    </w:p>
    <w:sdt>
      <w:sdtPr>
        <w:id w:val="46529969"/>
        <w:docPartObj>
          <w:docPartGallery w:val="Table of Contents"/>
          <w:docPartUnique/>
        </w:docPartObj>
      </w:sdtPr>
      <w:sdtContent>
        <w:p w14:paraId="5D5A378C" w14:textId="78FA56C4" w:rsidR="004E7A7C" w:rsidRDefault="28D66983">
          <w:pPr>
            <w:pStyle w:val="TOC1"/>
            <w:tabs>
              <w:tab w:val="right" w:leader="dot" w:pos="9016"/>
            </w:tabs>
            <w:rPr>
              <w:rFonts w:eastAsiaTheme="minorEastAsia"/>
              <w:noProof/>
              <w:kern w:val="2"/>
              <w14:ligatures w14:val="standardContextual"/>
            </w:rPr>
          </w:pPr>
          <w:r>
            <w:fldChar w:fldCharType="begin"/>
          </w:r>
          <w:r w:rsidR="69645A0A">
            <w:instrText>TOC \o "1-9" \z \u \h</w:instrText>
          </w:r>
          <w:r>
            <w:fldChar w:fldCharType="separate"/>
          </w:r>
          <w:hyperlink w:anchor="_Toc217078610" w:history="1">
            <w:r w:rsidR="004E7A7C" w:rsidRPr="00BC03DF">
              <w:rPr>
                <w:rStyle w:val="Hyperlink"/>
                <w:noProof/>
              </w:rPr>
              <w:t>Voorwoord</w:t>
            </w:r>
            <w:r w:rsidR="004E7A7C">
              <w:rPr>
                <w:noProof/>
                <w:webHidden/>
              </w:rPr>
              <w:tab/>
            </w:r>
            <w:r w:rsidR="004E7A7C">
              <w:rPr>
                <w:noProof/>
                <w:webHidden/>
              </w:rPr>
              <w:fldChar w:fldCharType="begin"/>
            </w:r>
            <w:r w:rsidR="004E7A7C">
              <w:rPr>
                <w:noProof/>
                <w:webHidden/>
              </w:rPr>
              <w:instrText xml:space="preserve"> PAGEREF _Toc217078610 \h </w:instrText>
            </w:r>
            <w:r w:rsidR="004E7A7C">
              <w:rPr>
                <w:noProof/>
                <w:webHidden/>
              </w:rPr>
            </w:r>
            <w:r w:rsidR="004E7A7C">
              <w:rPr>
                <w:noProof/>
                <w:webHidden/>
              </w:rPr>
              <w:fldChar w:fldCharType="separate"/>
            </w:r>
            <w:r w:rsidR="004E7A7C">
              <w:rPr>
                <w:noProof/>
                <w:webHidden/>
              </w:rPr>
              <w:t>5</w:t>
            </w:r>
            <w:r w:rsidR="004E7A7C">
              <w:rPr>
                <w:noProof/>
                <w:webHidden/>
              </w:rPr>
              <w:fldChar w:fldCharType="end"/>
            </w:r>
          </w:hyperlink>
        </w:p>
        <w:p w14:paraId="6911E4AD" w14:textId="39B806C6" w:rsidR="004E7A7C" w:rsidRDefault="004E7A7C">
          <w:pPr>
            <w:pStyle w:val="TOC1"/>
            <w:tabs>
              <w:tab w:val="right" w:leader="dot" w:pos="9016"/>
            </w:tabs>
            <w:rPr>
              <w:rFonts w:eastAsiaTheme="minorEastAsia"/>
              <w:noProof/>
              <w:kern w:val="2"/>
              <w14:ligatures w14:val="standardContextual"/>
            </w:rPr>
          </w:pPr>
          <w:hyperlink w:anchor="_Toc217078611" w:history="1">
            <w:r w:rsidRPr="00BC03DF">
              <w:rPr>
                <w:rStyle w:val="Hyperlink"/>
                <w:noProof/>
              </w:rPr>
              <w:t>Inleiding</w:t>
            </w:r>
            <w:r>
              <w:rPr>
                <w:noProof/>
                <w:webHidden/>
              </w:rPr>
              <w:tab/>
            </w:r>
            <w:r>
              <w:rPr>
                <w:noProof/>
                <w:webHidden/>
              </w:rPr>
              <w:fldChar w:fldCharType="begin"/>
            </w:r>
            <w:r>
              <w:rPr>
                <w:noProof/>
                <w:webHidden/>
              </w:rPr>
              <w:instrText xml:space="preserve"> PAGEREF _Toc217078611 \h </w:instrText>
            </w:r>
            <w:r>
              <w:rPr>
                <w:noProof/>
                <w:webHidden/>
              </w:rPr>
            </w:r>
            <w:r>
              <w:rPr>
                <w:noProof/>
                <w:webHidden/>
              </w:rPr>
              <w:fldChar w:fldCharType="separate"/>
            </w:r>
            <w:r>
              <w:rPr>
                <w:noProof/>
                <w:webHidden/>
              </w:rPr>
              <w:t>6</w:t>
            </w:r>
            <w:r>
              <w:rPr>
                <w:noProof/>
                <w:webHidden/>
              </w:rPr>
              <w:fldChar w:fldCharType="end"/>
            </w:r>
          </w:hyperlink>
        </w:p>
        <w:p w14:paraId="6E7EB37C" w14:textId="6F3D15A5" w:rsidR="004E7A7C" w:rsidRDefault="004E7A7C">
          <w:pPr>
            <w:pStyle w:val="TOC1"/>
            <w:tabs>
              <w:tab w:val="right" w:leader="dot" w:pos="9016"/>
            </w:tabs>
            <w:rPr>
              <w:rFonts w:eastAsiaTheme="minorEastAsia"/>
              <w:noProof/>
              <w:kern w:val="2"/>
              <w14:ligatures w14:val="standardContextual"/>
            </w:rPr>
          </w:pPr>
          <w:hyperlink w:anchor="_Toc217078612" w:history="1">
            <w:r w:rsidRPr="00BC03DF">
              <w:rPr>
                <w:rStyle w:val="Hyperlink"/>
                <w:noProof/>
              </w:rPr>
              <w:t>Tsjernobyl</w:t>
            </w:r>
            <w:r>
              <w:rPr>
                <w:noProof/>
                <w:webHidden/>
              </w:rPr>
              <w:tab/>
            </w:r>
            <w:r>
              <w:rPr>
                <w:noProof/>
                <w:webHidden/>
              </w:rPr>
              <w:fldChar w:fldCharType="begin"/>
            </w:r>
            <w:r>
              <w:rPr>
                <w:noProof/>
                <w:webHidden/>
              </w:rPr>
              <w:instrText xml:space="preserve"> PAGEREF _Toc217078612 \h </w:instrText>
            </w:r>
            <w:r>
              <w:rPr>
                <w:noProof/>
                <w:webHidden/>
              </w:rPr>
            </w:r>
            <w:r>
              <w:rPr>
                <w:noProof/>
                <w:webHidden/>
              </w:rPr>
              <w:fldChar w:fldCharType="separate"/>
            </w:r>
            <w:r>
              <w:rPr>
                <w:noProof/>
                <w:webHidden/>
              </w:rPr>
              <w:t>6</w:t>
            </w:r>
            <w:r>
              <w:rPr>
                <w:noProof/>
                <w:webHidden/>
              </w:rPr>
              <w:fldChar w:fldCharType="end"/>
            </w:r>
          </w:hyperlink>
        </w:p>
        <w:p w14:paraId="0DB898CE" w14:textId="2894F1C0" w:rsidR="004E7A7C" w:rsidRDefault="004E7A7C">
          <w:pPr>
            <w:pStyle w:val="TOC1"/>
            <w:tabs>
              <w:tab w:val="right" w:leader="dot" w:pos="9016"/>
            </w:tabs>
            <w:rPr>
              <w:rFonts w:eastAsiaTheme="minorEastAsia"/>
              <w:noProof/>
              <w:kern w:val="2"/>
              <w14:ligatures w14:val="standardContextual"/>
            </w:rPr>
          </w:pPr>
          <w:hyperlink w:anchor="_Toc217078613" w:history="1">
            <w:r w:rsidRPr="00BC03DF">
              <w:rPr>
                <w:rStyle w:val="Hyperlink"/>
                <w:noProof/>
              </w:rPr>
              <w:t>Het simulerend model</w:t>
            </w:r>
            <w:r>
              <w:rPr>
                <w:noProof/>
                <w:webHidden/>
              </w:rPr>
              <w:tab/>
            </w:r>
            <w:r>
              <w:rPr>
                <w:noProof/>
                <w:webHidden/>
              </w:rPr>
              <w:fldChar w:fldCharType="begin"/>
            </w:r>
            <w:r>
              <w:rPr>
                <w:noProof/>
                <w:webHidden/>
              </w:rPr>
              <w:instrText xml:space="preserve"> PAGEREF _Toc217078613 \h </w:instrText>
            </w:r>
            <w:r>
              <w:rPr>
                <w:noProof/>
                <w:webHidden/>
              </w:rPr>
            </w:r>
            <w:r>
              <w:rPr>
                <w:noProof/>
                <w:webHidden/>
              </w:rPr>
              <w:fldChar w:fldCharType="separate"/>
            </w:r>
            <w:r>
              <w:rPr>
                <w:noProof/>
                <w:webHidden/>
              </w:rPr>
              <w:t>6</w:t>
            </w:r>
            <w:r>
              <w:rPr>
                <w:noProof/>
                <w:webHidden/>
              </w:rPr>
              <w:fldChar w:fldCharType="end"/>
            </w:r>
          </w:hyperlink>
        </w:p>
        <w:p w14:paraId="7DCADAF1" w14:textId="4467C051" w:rsidR="004E7A7C" w:rsidRDefault="004E7A7C">
          <w:pPr>
            <w:pStyle w:val="TOC2"/>
            <w:tabs>
              <w:tab w:val="right" w:leader="dot" w:pos="9016"/>
            </w:tabs>
            <w:rPr>
              <w:rFonts w:eastAsiaTheme="minorEastAsia"/>
              <w:noProof/>
              <w:kern w:val="2"/>
              <w14:ligatures w14:val="standardContextual"/>
            </w:rPr>
          </w:pPr>
          <w:hyperlink w:anchor="_Toc217078614" w:history="1">
            <w:r w:rsidRPr="00BC03DF">
              <w:rPr>
                <w:rStyle w:val="Hyperlink"/>
                <w:noProof/>
              </w:rPr>
              <w:t>Afleiding formule voor de afstand van de baan van een neutron en een deeltje</w:t>
            </w:r>
            <w:r>
              <w:rPr>
                <w:noProof/>
                <w:webHidden/>
              </w:rPr>
              <w:tab/>
            </w:r>
            <w:r>
              <w:rPr>
                <w:noProof/>
                <w:webHidden/>
              </w:rPr>
              <w:fldChar w:fldCharType="begin"/>
            </w:r>
            <w:r>
              <w:rPr>
                <w:noProof/>
                <w:webHidden/>
              </w:rPr>
              <w:instrText xml:space="preserve"> PAGEREF _Toc217078614 \h </w:instrText>
            </w:r>
            <w:r>
              <w:rPr>
                <w:noProof/>
                <w:webHidden/>
              </w:rPr>
            </w:r>
            <w:r>
              <w:rPr>
                <w:noProof/>
                <w:webHidden/>
              </w:rPr>
              <w:fldChar w:fldCharType="separate"/>
            </w:r>
            <w:r>
              <w:rPr>
                <w:noProof/>
                <w:webHidden/>
              </w:rPr>
              <w:t>7</w:t>
            </w:r>
            <w:r>
              <w:rPr>
                <w:noProof/>
                <w:webHidden/>
              </w:rPr>
              <w:fldChar w:fldCharType="end"/>
            </w:r>
          </w:hyperlink>
        </w:p>
        <w:p w14:paraId="6A3E5406" w14:textId="38EE545B" w:rsidR="004E7A7C" w:rsidRDefault="004E7A7C">
          <w:pPr>
            <w:pStyle w:val="TOC2"/>
            <w:tabs>
              <w:tab w:val="right" w:leader="dot" w:pos="9016"/>
            </w:tabs>
            <w:rPr>
              <w:rFonts w:eastAsiaTheme="minorEastAsia"/>
              <w:noProof/>
              <w:kern w:val="2"/>
              <w14:ligatures w14:val="standardContextual"/>
            </w:rPr>
          </w:pPr>
          <w:hyperlink w:anchor="_Toc217078615" w:history="1">
            <w:r w:rsidRPr="00BC03DF">
              <w:rPr>
                <w:rStyle w:val="Hyperlink"/>
                <w:noProof/>
              </w:rPr>
              <w:t>Aannames</w:t>
            </w:r>
            <w:r>
              <w:rPr>
                <w:noProof/>
                <w:webHidden/>
              </w:rPr>
              <w:tab/>
            </w:r>
            <w:r>
              <w:rPr>
                <w:noProof/>
                <w:webHidden/>
              </w:rPr>
              <w:fldChar w:fldCharType="begin"/>
            </w:r>
            <w:r>
              <w:rPr>
                <w:noProof/>
                <w:webHidden/>
              </w:rPr>
              <w:instrText xml:space="preserve"> PAGEREF _Toc217078615 \h </w:instrText>
            </w:r>
            <w:r>
              <w:rPr>
                <w:noProof/>
                <w:webHidden/>
              </w:rPr>
            </w:r>
            <w:r>
              <w:rPr>
                <w:noProof/>
                <w:webHidden/>
              </w:rPr>
              <w:fldChar w:fldCharType="separate"/>
            </w:r>
            <w:r>
              <w:rPr>
                <w:noProof/>
                <w:webHidden/>
              </w:rPr>
              <w:t>10</w:t>
            </w:r>
            <w:r>
              <w:rPr>
                <w:noProof/>
                <w:webHidden/>
              </w:rPr>
              <w:fldChar w:fldCharType="end"/>
            </w:r>
          </w:hyperlink>
        </w:p>
        <w:p w14:paraId="742A4969" w14:textId="3496D206" w:rsidR="004E7A7C" w:rsidRDefault="004E7A7C">
          <w:pPr>
            <w:pStyle w:val="TOC2"/>
            <w:tabs>
              <w:tab w:val="right" w:leader="dot" w:pos="9016"/>
            </w:tabs>
            <w:rPr>
              <w:rFonts w:eastAsiaTheme="minorEastAsia"/>
              <w:noProof/>
              <w:kern w:val="2"/>
              <w14:ligatures w14:val="standardContextual"/>
            </w:rPr>
          </w:pPr>
          <w:hyperlink w:anchor="_Toc217078616" w:history="1">
            <w:r w:rsidRPr="00BC03DF">
              <w:rPr>
                <w:rStyle w:val="Hyperlink"/>
                <w:noProof/>
              </w:rPr>
              <w:t>Afstand tussen Uranium kernen</w:t>
            </w:r>
            <w:r>
              <w:rPr>
                <w:noProof/>
                <w:webHidden/>
              </w:rPr>
              <w:tab/>
            </w:r>
            <w:r>
              <w:rPr>
                <w:noProof/>
                <w:webHidden/>
              </w:rPr>
              <w:fldChar w:fldCharType="begin"/>
            </w:r>
            <w:r>
              <w:rPr>
                <w:noProof/>
                <w:webHidden/>
              </w:rPr>
              <w:instrText xml:space="preserve"> PAGEREF _Toc217078616 \h </w:instrText>
            </w:r>
            <w:r>
              <w:rPr>
                <w:noProof/>
                <w:webHidden/>
              </w:rPr>
            </w:r>
            <w:r>
              <w:rPr>
                <w:noProof/>
                <w:webHidden/>
              </w:rPr>
              <w:fldChar w:fldCharType="separate"/>
            </w:r>
            <w:r>
              <w:rPr>
                <w:noProof/>
                <w:webHidden/>
              </w:rPr>
              <w:t>10</w:t>
            </w:r>
            <w:r>
              <w:rPr>
                <w:noProof/>
                <w:webHidden/>
              </w:rPr>
              <w:fldChar w:fldCharType="end"/>
            </w:r>
          </w:hyperlink>
        </w:p>
        <w:p w14:paraId="154F3C2E" w14:textId="46F0A24E" w:rsidR="004E7A7C" w:rsidRDefault="004E7A7C">
          <w:pPr>
            <w:pStyle w:val="TOC2"/>
            <w:tabs>
              <w:tab w:val="right" w:leader="dot" w:pos="9016"/>
            </w:tabs>
            <w:rPr>
              <w:rFonts w:eastAsiaTheme="minorEastAsia"/>
              <w:noProof/>
              <w:kern w:val="2"/>
              <w14:ligatures w14:val="standardContextual"/>
            </w:rPr>
          </w:pPr>
          <w:hyperlink w:anchor="_Toc217078617" w:history="1">
            <w:r w:rsidRPr="00BC03DF">
              <w:rPr>
                <w:rStyle w:val="Hyperlink"/>
                <w:noProof/>
              </w:rPr>
              <w:t>Xenon</w:t>
            </w:r>
            <w:r>
              <w:rPr>
                <w:noProof/>
                <w:webHidden/>
              </w:rPr>
              <w:tab/>
            </w:r>
            <w:r>
              <w:rPr>
                <w:noProof/>
                <w:webHidden/>
              </w:rPr>
              <w:fldChar w:fldCharType="begin"/>
            </w:r>
            <w:r>
              <w:rPr>
                <w:noProof/>
                <w:webHidden/>
              </w:rPr>
              <w:instrText xml:space="preserve"> PAGEREF _Toc217078617 \h </w:instrText>
            </w:r>
            <w:r>
              <w:rPr>
                <w:noProof/>
                <w:webHidden/>
              </w:rPr>
            </w:r>
            <w:r>
              <w:rPr>
                <w:noProof/>
                <w:webHidden/>
              </w:rPr>
              <w:fldChar w:fldCharType="separate"/>
            </w:r>
            <w:r>
              <w:rPr>
                <w:noProof/>
                <w:webHidden/>
              </w:rPr>
              <w:t>10</w:t>
            </w:r>
            <w:r>
              <w:rPr>
                <w:noProof/>
                <w:webHidden/>
              </w:rPr>
              <w:fldChar w:fldCharType="end"/>
            </w:r>
          </w:hyperlink>
        </w:p>
        <w:p w14:paraId="1BC46E14" w14:textId="4F4AEC4C" w:rsidR="004E7A7C" w:rsidRDefault="004E7A7C">
          <w:pPr>
            <w:pStyle w:val="TOC3"/>
            <w:tabs>
              <w:tab w:val="right" w:leader="dot" w:pos="9016"/>
            </w:tabs>
            <w:rPr>
              <w:rFonts w:eastAsiaTheme="minorEastAsia"/>
              <w:noProof/>
              <w:kern w:val="2"/>
              <w14:ligatures w14:val="standardContextual"/>
            </w:rPr>
          </w:pPr>
          <w:hyperlink w:anchor="_Toc217078618" w:history="1">
            <w:r w:rsidRPr="00BC03DF">
              <w:rPr>
                <w:rStyle w:val="Hyperlink"/>
                <w:noProof/>
              </w:rPr>
              <w:t>Reactie 1:</w:t>
            </w:r>
            <w:r>
              <w:rPr>
                <w:noProof/>
                <w:webHidden/>
              </w:rPr>
              <w:tab/>
            </w:r>
            <w:r>
              <w:rPr>
                <w:noProof/>
                <w:webHidden/>
              </w:rPr>
              <w:fldChar w:fldCharType="begin"/>
            </w:r>
            <w:r>
              <w:rPr>
                <w:noProof/>
                <w:webHidden/>
              </w:rPr>
              <w:instrText xml:space="preserve"> PAGEREF _Toc217078618 \h </w:instrText>
            </w:r>
            <w:r>
              <w:rPr>
                <w:noProof/>
                <w:webHidden/>
              </w:rPr>
            </w:r>
            <w:r>
              <w:rPr>
                <w:noProof/>
                <w:webHidden/>
              </w:rPr>
              <w:fldChar w:fldCharType="separate"/>
            </w:r>
            <w:r>
              <w:rPr>
                <w:noProof/>
                <w:webHidden/>
              </w:rPr>
              <w:t>10</w:t>
            </w:r>
            <w:r>
              <w:rPr>
                <w:noProof/>
                <w:webHidden/>
              </w:rPr>
              <w:fldChar w:fldCharType="end"/>
            </w:r>
          </w:hyperlink>
        </w:p>
        <w:p w14:paraId="59BFC609" w14:textId="31404B81" w:rsidR="004E7A7C" w:rsidRDefault="004E7A7C">
          <w:pPr>
            <w:pStyle w:val="TOC3"/>
            <w:tabs>
              <w:tab w:val="right" w:leader="dot" w:pos="9016"/>
            </w:tabs>
            <w:rPr>
              <w:rFonts w:eastAsiaTheme="minorEastAsia"/>
              <w:noProof/>
              <w:kern w:val="2"/>
              <w14:ligatures w14:val="standardContextual"/>
            </w:rPr>
          </w:pPr>
          <w:hyperlink w:anchor="_Toc217078619" w:history="1">
            <w:r w:rsidRPr="00BC03DF">
              <w:rPr>
                <w:rStyle w:val="Hyperlink"/>
                <w:noProof/>
              </w:rPr>
              <w:t>Reactie 2:</w:t>
            </w:r>
            <w:r>
              <w:rPr>
                <w:noProof/>
                <w:webHidden/>
              </w:rPr>
              <w:tab/>
            </w:r>
            <w:r>
              <w:rPr>
                <w:noProof/>
                <w:webHidden/>
              </w:rPr>
              <w:fldChar w:fldCharType="begin"/>
            </w:r>
            <w:r>
              <w:rPr>
                <w:noProof/>
                <w:webHidden/>
              </w:rPr>
              <w:instrText xml:space="preserve"> PAGEREF _Toc217078619 \h </w:instrText>
            </w:r>
            <w:r>
              <w:rPr>
                <w:noProof/>
                <w:webHidden/>
              </w:rPr>
            </w:r>
            <w:r>
              <w:rPr>
                <w:noProof/>
                <w:webHidden/>
              </w:rPr>
              <w:fldChar w:fldCharType="separate"/>
            </w:r>
            <w:r>
              <w:rPr>
                <w:noProof/>
                <w:webHidden/>
              </w:rPr>
              <w:t>10</w:t>
            </w:r>
            <w:r>
              <w:rPr>
                <w:noProof/>
                <w:webHidden/>
              </w:rPr>
              <w:fldChar w:fldCharType="end"/>
            </w:r>
          </w:hyperlink>
        </w:p>
        <w:p w14:paraId="2D1D4021" w14:textId="51B204A7" w:rsidR="004E7A7C" w:rsidRDefault="004E7A7C">
          <w:pPr>
            <w:pStyle w:val="TOC3"/>
            <w:tabs>
              <w:tab w:val="right" w:leader="dot" w:pos="9016"/>
            </w:tabs>
            <w:rPr>
              <w:rFonts w:eastAsiaTheme="minorEastAsia"/>
              <w:noProof/>
              <w:kern w:val="2"/>
              <w14:ligatures w14:val="standardContextual"/>
            </w:rPr>
          </w:pPr>
          <w:hyperlink w:anchor="_Toc217078620" w:history="1">
            <w:r w:rsidRPr="00BC03DF">
              <w:rPr>
                <w:rStyle w:val="Hyperlink"/>
                <w:noProof/>
              </w:rPr>
              <w:t>Reactie 3:</w:t>
            </w:r>
            <w:r>
              <w:rPr>
                <w:noProof/>
                <w:webHidden/>
              </w:rPr>
              <w:tab/>
            </w:r>
            <w:r>
              <w:rPr>
                <w:noProof/>
                <w:webHidden/>
              </w:rPr>
              <w:fldChar w:fldCharType="begin"/>
            </w:r>
            <w:r>
              <w:rPr>
                <w:noProof/>
                <w:webHidden/>
              </w:rPr>
              <w:instrText xml:space="preserve"> PAGEREF _Toc217078620 \h </w:instrText>
            </w:r>
            <w:r>
              <w:rPr>
                <w:noProof/>
                <w:webHidden/>
              </w:rPr>
            </w:r>
            <w:r>
              <w:rPr>
                <w:noProof/>
                <w:webHidden/>
              </w:rPr>
              <w:fldChar w:fldCharType="separate"/>
            </w:r>
            <w:r>
              <w:rPr>
                <w:noProof/>
                <w:webHidden/>
              </w:rPr>
              <w:t>10</w:t>
            </w:r>
            <w:r>
              <w:rPr>
                <w:noProof/>
                <w:webHidden/>
              </w:rPr>
              <w:fldChar w:fldCharType="end"/>
            </w:r>
          </w:hyperlink>
        </w:p>
        <w:p w14:paraId="56320B4D" w14:textId="25320D05" w:rsidR="004E7A7C" w:rsidRDefault="004E7A7C">
          <w:pPr>
            <w:pStyle w:val="TOC2"/>
            <w:tabs>
              <w:tab w:val="right" w:leader="dot" w:pos="9016"/>
            </w:tabs>
            <w:rPr>
              <w:rFonts w:eastAsiaTheme="minorEastAsia"/>
              <w:noProof/>
              <w:kern w:val="2"/>
              <w14:ligatures w14:val="standardContextual"/>
            </w:rPr>
          </w:pPr>
          <w:hyperlink w:anchor="_Toc217078621" w:history="1">
            <w:r w:rsidRPr="00BC03DF">
              <w:rPr>
                <w:rStyle w:val="Hyperlink"/>
                <w:noProof/>
              </w:rPr>
              <w:t>Regulering</w:t>
            </w:r>
            <w:r>
              <w:rPr>
                <w:noProof/>
                <w:webHidden/>
              </w:rPr>
              <w:tab/>
            </w:r>
            <w:r>
              <w:rPr>
                <w:noProof/>
                <w:webHidden/>
              </w:rPr>
              <w:fldChar w:fldCharType="begin"/>
            </w:r>
            <w:r>
              <w:rPr>
                <w:noProof/>
                <w:webHidden/>
              </w:rPr>
              <w:instrText xml:space="preserve"> PAGEREF _Toc217078621 \h </w:instrText>
            </w:r>
            <w:r>
              <w:rPr>
                <w:noProof/>
                <w:webHidden/>
              </w:rPr>
            </w:r>
            <w:r>
              <w:rPr>
                <w:noProof/>
                <w:webHidden/>
              </w:rPr>
              <w:fldChar w:fldCharType="separate"/>
            </w:r>
            <w:r>
              <w:rPr>
                <w:noProof/>
                <w:webHidden/>
              </w:rPr>
              <w:t>10</w:t>
            </w:r>
            <w:r>
              <w:rPr>
                <w:noProof/>
                <w:webHidden/>
              </w:rPr>
              <w:fldChar w:fldCharType="end"/>
            </w:r>
          </w:hyperlink>
        </w:p>
        <w:p w14:paraId="58E87697" w14:textId="4D58D839" w:rsidR="004E7A7C" w:rsidRDefault="004E7A7C">
          <w:pPr>
            <w:pStyle w:val="TOC2"/>
            <w:tabs>
              <w:tab w:val="right" w:leader="dot" w:pos="9016"/>
            </w:tabs>
            <w:rPr>
              <w:rFonts w:eastAsiaTheme="minorEastAsia"/>
              <w:noProof/>
              <w:kern w:val="2"/>
              <w14:ligatures w14:val="standardContextual"/>
            </w:rPr>
          </w:pPr>
          <w:hyperlink w:anchor="_Toc217078622" w:history="1">
            <w:r w:rsidRPr="00BC03DF">
              <w:rPr>
                <w:rStyle w:val="Hyperlink"/>
                <w:noProof/>
              </w:rPr>
              <w:t>Wat is de energie van een botsing?</w:t>
            </w:r>
            <w:r>
              <w:rPr>
                <w:noProof/>
                <w:webHidden/>
              </w:rPr>
              <w:tab/>
            </w:r>
            <w:r>
              <w:rPr>
                <w:noProof/>
                <w:webHidden/>
              </w:rPr>
              <w:fldChar w:fldCharType="begin"/>
            </w:r>
            <w:r>
              <w:rPr>
                <w:noProof/>
                <w:webHidden/>
              </w:rPr>
              <w:instrText xml:space="preserve"> PAGEREF _Toc217078622 \h </w:instrText>
            </w:r>
            <w:r>
              <w:rPr>
                <w:noProof/>
                <w:webHidden/>
              </w:rPr>
            </w:r>
            <w:r>
              <w:rPr>
                <w:noProof/>
                <w:webHidden/>
              </w:rPr>
              <w:fldChar w:fldCharType="separate"/>
            </w:r>
            <w:r>
              <w:rPr>
                <w:noProof/>
                <w:webHidden/>
              </w:rPr>
              <w:t>20</w:t>
            </w:r>
            <w:r>
              <w:rPr>
                <w:noProof/>
                <w:webHidden/>
              </w:rPr>
              <w:fldChar w:fldCharType="end"/>
            </w:r>
          </w:hyperlink>
        </w:p>
        <w:p w14:paraId="691A7517" w14:textId="1846808D" w:rsidR="004E7A7C" w:rsidRDefault="004E7A7C">
          <w:pPr>
            <w:pStyle w:val="TOC3"/>
            <w:tabs>
              <w:tab w:val="right" w:leader="dot" w:pos="9016"/>
            </w:tabs>
            <w:rPr>
              <w:rFonts w:eastAsiaTheme="minorEastAsia"/>
              <w:noProof/>
              <w:kern w:val="2"/>
              <w14:ligatures w14:val="standardContextual"/>
            </w:rPr>
          </w:pPr>
          <w:hyperlink w:anchor="_Toc217078623" w:history="1">
            <w:r w:rsidRPr="00BC03DF">
              <w:rPr>
                <w:rStyle w:val="Hyperlink"/>
                <w:noProof/>
              </w:rPr>
              <w:t>Tabel</w:t>
            </w:r>
            <w:r>
              <w:rPr>
                <w:noProof/>
                <w:webHidden/>
              </w:rPr>
              <w:tab/>
            </w:r>
            <w:r>
              <w:rPr>
                <w:noProof/>
                <w:webHidden/>
              </w:rPr>
              <w:fldChar w:fldCharType="begin"/>
            </w:r>
            <w:r>
              <w:rPr>
                <w:noProof/>
                <w:webHidden/>
              </w:rPr>
              <w:instrText xml:space="preserve"> PAGEREF _Toc217078623 \h </w:instrText>
            </w:r>
            <w:r>
              <w:rPr>
                <w:noProof/>
                <w:webHidden/>
              </w:rPr>
            </w:r>
            <w:r>
              <w:rPr>
                <w:noProof/>
                <w:webHidden/>
              </w:rPr>
              <w:fldChar w:fldCharType="separate"/>
            </w:r>
            <w:r>
              <w:rPr>
                <w:noProof/>
                <w:webHidden/>
              </w:rPr>
              <w:t>20</w:t>
            </w:r>
            <w:r>
              <w:rPr>
                <w:noProof/>
                <w:webHidden/>
              </w:rPr>
              <w:fldChar w:fldCharType="end"/>
            </w:r>
          </w:hyperlink>
        </w:p>
        <w:p w14:paraId="370AE553" w14:textId="1B7E7DC4" w:rsidR="004E7A7C" w:rsidRDefault="004E7A7C">
          <w:pPr>
            <w:pStyle w:val="TOC2"/>
            <w:tabs>
              <w:tab w:val="right" w:leader="dot" w:pos="9016"/>
            </w:tabs>
            <w:rPr>
              <w:rFonts w:eastAsiaTheme="minorEastAsia"/>
              <w:noProof/>
              <w:kern w:val="2"/>
              <w14:ligatures w14:val="standardContextual"/>
            </w:rPr>
          </w:pPr>
          <w:hyperlink w:anchor="_Toc217078624" w:history="1">
            <w:r w:rsidRPr="00BC03DF">
              <w:rPr>
                <w:rStyle w:val="Hyperlink"/>
                <w:noProof/>
              </w:rPr>
              <w:t>Fissile Nucleus</w:t>
            </w:r>
            <w:r>
              <w:rPr>
                <w:noProof/>
                <w:webHidden/>
              </w:rPr>
              <w:tab/>
            </w:r>
            <w:r>
              <w:rPr>
                <w:noProof/>
                <w:webHidden/>
              </w:rPr>
              <w:fldChar w:fldCharType="begin"/>
            </w:r>
            <w:r>
              <w:rPr>
                <w:noProof/>
                <w:webHidden/>
              </w:rPr>
              <w:instrText xml:space="preserve"> PAGEREF _Toc217078624 \h </w:instrText>
            </w:r>
            <w:r>
              <w:rPr>
                <w:noProof/>
                <w:webHidden/>
              </w:rPr>
            </w:r>
            <w:r>
              <w:rPr>
                <w:noProof/>
                <w:webHidden/>
              </w:rPr>
              <w:fldChar w:fldCharType="separate"/>
            </w:r>
            <w:r>
              <w:rPr>
                <w:noProof/>
                <w:webHidden/>
              </w:rPr>
              <w:t>20</w:t>
            </w:r>
            <w:r>
              <w:rPr>
                <w:noProof/>
                <w:webHidden/>
              </w:rPr>
              <w:fldChar w:fldCharType="end"/>
            </w:r>
          </w:hyperlink>
        </w:p>
        <w:p w14:paraId="380C5F32" w14:textId="7591BE69" w:rsidR="004E7A7C" w:rsidRDefault="004E7A7C">
          <w:pPr>
            <w:pStyle w:val="TOC2"/>
            <w:tabs>
              <w:tab w:val="right" w:leader="dot" w:pos="9016"/>
            </w:tabs>
            <w:rPr>
              <w:rFonts w:eastAsiaTheme="minorEastAsia"/>
              <w:noProof/>
              <w:kern w:val="2"/>
              <w14:ligatures w14:val="standardContextual"/>
            </w:rPr>
          </w:pPr>
          <w:hyperlink w:anchor="_Toc217078625" w:history="1">
            <w:r w:rsidRPr="00BC03DF">
              <w:rPr>
                <w:rStyle w:val="Hyperlink"/>
                <w:noProof/>
              </w:rPr>
              <w:t>Mass Excess</w:t>
            </w:r>
            <w:r>
              <w:rPr>
                <w:noProof/>
                <w:webHidden/>
              </w:rPr>
              <w:tab/>
            </w:r>
            <w:r>
              <w:rPr>
                <w:noProof/>
                <w:webHidden/>
              </w:rPr>
              <w:fldChar w:fldCharType="begin"/>
            </w:r>
            <w:r>
              <w:rPr>
                <w:noProof/>
                <w:webHidden/>
              </w:rPr>
              <w:instrText xml:space="preserve"> PAGEREF _Toc217078625 \h </w:instrText>
            </w:r>
            <w:r>
              <w:rPr>
                <w:noProof/>
                <w:webHidden/>
              </w:rPr>
            </w:r>
            <w:r>
              <w:rPr>
                <w:noProof/>
                <w:webHidden/>
              </w:rPr>
              <w:fldChar w:fldCharType="separate"/>
            </w:r>
            <w:r>
              <w:rPr>
                <w:noProof/>
                <w:webHidden/>
              </w:rPr>
              <w:t>20</w:t>
            </w:r>
            <w:r>
              <w:rPr>
                <w:noProof/>
                <w:webHidden/>
              </w:rPr>
              <w:fldChar w:fldCharType="end"/>
            </w:r>
          </w:hyperlink>
        </w:p>
        <w:p w14:paraId="4DACC3ED" w14:textId="640C97BB" w:rsidR="004E7A7C" w:rsidRDefault="004E7A7C">
          <w:pPr>
            <w:pStyle w:val="TOC2"/>
            <w:tabs>
              <w:tab w:val="right" w:leader="dot" w:pos="9016"/>
            </w:tabs>
            <w:rPr>
              <w:rFonts w:eastAsiaTheme="minorEastAsia"/>
              <w:noProof/>
              <w:kern w:val="2"/>
              <w14:ligatures w14:val="standardContextual"/>
            </w:rPr>
          </w:pPr>
          <w:hyperlink w:anchor="_Toc217078626" w:history="1">
            <w:r w:rsidRPr="00BC03DF">
              <w:rPr>
                <w:rStyle w:val="Hyperlink"/>
                <w:noProof/>
                <w:lang w:val="en-US"/>
              </w:rPr>
              <w:t>Mass Excess for Fission Products</w:t>
            </w:r>
            <w:r>
              <w:rPr>
                <w:noProof/>
                <w:webHidden/>
              </w:rPr>
              <w:tab/>
            </w:r>
            <w:r>
              <w:rPr>
                <w:noProof/>
                <w:webHidden/>
              </w:rPr>
              <w:fldChar w:fldCharType="begin"/>
            </w:r>
            <w:r>
              <w:rPr>
                <w:noProof/>
                <w:webHidden/>
              </w:rPr>
              <w:instrText xml:space="preserve"> PAGEREF _Toc217078626 \h </w:instrText>
            </w:r>
            <w:r>
              <w:rPr>
                <w:noProof/>
                <w:webHidden/>
              </w:rPr>
            </w:r>
            <w:r>
              <w:rPr>
                <w:noProof/>
                <w:webHidden/>
              </w:rPr>
              <w:fldChar w:fldCharType="separate"/>
            </w:r>
            <w:r>
              <w:rPr>
                <w:noProof/>
                <w:webHidden/>
              </w:rPr>
              <w:t>20</w:t>
            </w:r>
            <w:r>
              <w:rPr>
                <w:noProof/>
                <w:webHidden/>
              </w:rPr>
              <w:fldChar w:fldCharType="end"/>
            </w:r>
          </w:hyperlink>
        </w:p>
        <w:p w14:paraId="77E52EDD" w14:textId="0FCDE953" w:rsidR="004E7A7C" w:rsidRDefault="004E7A7C">
          <w:pPr>
            <w:pStyle w:val="TOC2"/>
            <w:tabs>
              <w:tab w:val="right" w:leader="dot" w:pos="9016"/>
            </w:tabs>
            <w:rPr>
              <w:rFonts w:eastAsiaTheme="minorEastAsia"/>
              <w:noProof/>
              <w:kern w:val="2"/>
              <w14:ligatures w14:val="standardContextual"/>
            </w:rPr>
          </w:pPr>
          <w:hyperlink w:anchor="_Toc217078627" w:history="1">
            <w:r w:rsidRPr="00BC03DF">
              <w:rPr>
                <w:rStyle w:val="Hyperlink"/>
                <w:noProof/>
              </w:rPr>
              <w:t>Number of Fission Neutrons</w:t>
            </w:r>
            <w:r>
              <w:rPr>
                <w:noProof/>
                <w:webHidden/>
              </w:rPr>
              <w:tab/>
            </w:r>
            <w:r>
              <w:rPr>
                <w:noProof/>
                <w:webHidden/>
              </w:rPr>
              <w:fldChar w:fldCharType="begin"/>
            </w:r>
            <w:r>
              <w:rPr>
                <w:noProof/>
                <w:webHidden/>
              </w:rPr>
              <w:instrText xml:space="preserve"> PAGEREF _Toc217078627 \h </w:instrText>
            </w:r>
            <w:r>
              <w:rPr>
                <w:noProof/>
                <w:webHidden/>
              </w:rPr>
            </w:r>
            <w:r>
              <w:rPr>
                <w:noProof/>
                <w:webHidden/>
              </w:rPr>
              <w:fldChar w:fldCharType="separate"/>
            </w:r>
            <w:r>
              <w:rPr>
                <w:noProof/>
                <w:webHidden/>
              </w:rPr>
              <w:t>20</w:t>
            </w:r>
            <w:r>
              <w:rPr>
                <w:noProof/>
                <w:webHidden/>
              </w:rPr>
              <w:fldChar w:fldCharType="end"/>
            </w:r>
          </w:hyperlink>
        </w:p>
        <w:p w14:paraId="2E43D756" w14:textId="74434D7C" w:rsidR="004E7A7C" w:rsidRDefault="004E7A7C">
          <w:pPr>
            <w:pStyle w:val="TOC2"/>
            <w:tabs>
              <w:tab w:val="right" w:leader="dot" w:pos="9016"/>
            </w:tabs>
            <w:rPr>
              <w:rFonts w:eastAsiaTheme="minorEastAsia"/>
              <w:noProof/>
              <w:kern w:val="2"/>
              <w14:ligatures w14:val="standardContextual"/>
            </w:rPr>
          </w:pPr>
          <w:hyperlink w:anchor="_Toc217078628" w:history="1">
            <w:r w:rsidRPr="00BC03DF">
              <w:rPr>
                <w:rStyle w:val="Hyperlink"/>
                <w:noProof/>
              </w:rPr>
              <w:t>Total Fission Energy</w:t>
            </w:r>
            <w:r>
              <w:rPr>
                <w:noProof/>
                <w:webHidden/>
              </w:rPr>
              <w:tab/>
            </w:r>
            <w:r>
              <w:rPr>
                <w:noProof/>
                <w:webHidden/>
              </w:rPr>
              <w:fldChar w:fldCharType="begin"/>
            </w:r>
            <w:r>
              <w:rPr>
                <w:noProof/>
                <w:webHidden/>
              </w:rPr>
              <w:instrText xml:space="preserve"> PAGEREF _Toc217078628 \h </w:instrText>
            </w:r>
            <w:r>
              <w:rPr>
                <w:noProof/>
                <w:webHidden/>
              </w:rPr>
            </w:r>
            <w:r>
              <w:rPr>
                <w:noProof/>
                <w:webHidden/>
              </w:rPr>
              <w:fldChar w:fldCharType="separate"/>
            </w:r>
            <w:r>
              <w:rPr>
                <w:noProof/>
                <w:webHidden/>
              </w:rPr>
              <w:t>20</w:t>
            </w:r>
            <w:r>
              <w:rPr>
                <w:noProof/>
                <w:webHidden/>
              </w:rPr>
              <w:fldChar w:fldCharType="end"/>
            </w:r>
          </w:hyperlink>
        </w:p>
        <w:p w14:paraId="7BA8CC3D" w14:textId="0E44A2B2" w:rsidR="004E7A7C" w:rsidRDefault="004E7A7C">
          <w:pPr>
            <w:pStyle w:val="TOC1"/>
            <w:tabs>
              <w:tab w:val="right" w:leader="dot" w:pos="9016"/>
            </w:tabs>
            <w:rPr>
              <w:rFonts w:eastAsiaTheme="minorEastAsia"/>
              <w:noProof/>
              <w:kern w:val="2"/>
              <w14:ligatures w14:val="standardContextual"/>
            </w:rPr>
          </w:pPr>
          <w:hyperlink w:anchor="_Toc217078629" w:history="1">
            <w:r w:rsidRPr="00BC03DF">
              <w:rPr>
                <w:rStyle w:val="Hyperlink"/>
                <w:noProof/>
              </w:rPr>
              <w:t>Het visualiserend model</w:t>
            </w:r>
            <w:r>
              <w:rPr>
                <w:noProof/>
                <w:webHidden/>
              </w:rPr>
              <w:tab/>
            </w:r>
            <w:r>
              <w:rPr>
                <w:noProof/>
                <w:webHidden/>
              </w:rPr>
              <w:fldChar w:fldCharType="begin"/>
            </w:r>
            <w:r>
              <w:rPr>
                <w:noProof/>
                <w:webHidden/>
              </w:rPr>
              <w:instrText xml:space="preserve"> PAGEREF _Toc217078629 \h </w:instrText>
            </w:r>
            <w:r>
              <w:rPr>
                <w:noProof/>
                <w:webHidden/>
              </w:rPr>
            </w:r>
            <w:r>
              <w:rPr>
                <w:noProof/>
                <w:webHidden/>
              </w:rPr>
              <w:fldChar w:fldCharType="separate"/>
            </w:r>
            <w:r>
              <w:rPr>
                <w:noProof/>
                <w:webHidden/>
              </w:rPr>
              <w:t>20</w:t>
            </w:r>
            <w:r>
              <w:rPr>
                <w:noProof/>
                <w:webHidden/>
              </w:rPr>
              <w:fldChar w:fldCharType="end"/>
            </w:r>
          </w:hyperlink>
        </w:p>
        <w:p w14:paraId="15B043BD" w14:textId="0D11F4C8" w:rsidR="004E7A7C" w:rsidRDefault="004E7A7C">
          <w:pPr>
            <w:pStyle w:val="TOC2"/>
            <w:tabs>
              <w:tab w:val="right" w:leader="dot" w:pos="9016"/>
            </w:tabs>
            <w:rPr>
              <w:rFonts w:eastAsiaTheme="minorEastAsia"/>
              <w:noProof/>
              <w:kern w:val="2"/>
              <w14:ligatures w14:val="standardContextual"/>
            </w:rPr>
          </w:pPr>
          <w:hyperlink w:anchor="_Toc217078630" w:history="1">
            <w:r w:rsidRPr="00BC03DF">
              <w:rPr>
                <w:rStyle w:val="Hyperlink"/>
                <w:noProof/>
              </w:rPr>
              <w:t>Neutronen</w:t>
            </w:r>
            <w:r>
              <w:rPr>
                <w:noProof/>
                <w:webHidden/>
              </w:rPr>
              <w:tab/>
            </w:r>
            <w:r>
              <w:rPr>
                <w:noProof/>
                <w:webHidden/>
              </w:rPr>
              <w:fldChar w:fldCharType="begin"/>
            </w:r>
            <w:r>
              <w:rPr>
                <w:noProof/>
                <w:webHidden/>
              </w:rPr>
              <w:instrText xml:space="preserve"> PAGEREF _Toc217078630 \h </w:instrText>
            </w:r>
            <w:r>
              <w:rPr>
                <w:noProof/>
                <w:webHidden/>
              </w:rPr>
            </w:r>
            <w:r>
              <w:rPr>
                <w:noProof/>
                <w:webHidden/>
              </w:rPr>
              <w:fldChar w:fldCharType="separate"/>
            </w:r>
            <w:r>
              <w:rPr>
                <w:noProof/>
                <w:webHidden/>
              </w:rPr>
              <w:t>23</w:t>
            </w:r>
            <w:r>
              <w:rPr>
                <w:noProof/>
                <w:webHidden/>
              </w:rPr>
              <w:fldChar w:fldCharType="end"/>
            </w:r>
          </w:hyperlink>
        </w:p>
        <w:p w14:paraId="26235BA4" w14:textId="5F3A3B51" w:rsidR="004E7A7C" w:rsidRDefault="004E7A7C">
          <w:pPr>
            <w:pStyle w:val="TOC1"/>
            <w:tabs>
              <w:tab w:val="right" w:leader="dot" w:pos="9016"/>
            </w:tabs>
            <w:rPr>
              <w:rFonts w:eastAsiaTheme="minorEastAsia"/>
              <w:noProof/>
              <w:kern w:val="2"/>
              <w14:ligatures w14:val="standardContextual"/>
            </w:rPr>
          </w:pPr>
          <w:hyperlink w:anchor="_Toc217078631" w:history="1">
            <w:r w:rsidRPr="00BC03DF">
              <w:rPr>
                <w:rStyle w:val="Hyperlink"/>
                <w:noProof/>
              </w:rPr>
              <w:t>Hoe zelf te gebruiken?</w:t>
            </w:r>
            <w:r>
              <w:rPr>
                <w:noProof/>
                <w:webHidden/>
              </w:rPr>
              <w:tab/>
            </w:r>
            <w:r>
              <w:rPr>
                <w:noProof/>
                <w:webHidden/>
              </w:rPr>
              <w:fldChar w:fldCharType="begin"/>
            </w:r>
            <w:r>
              <w:rPr>
                <w:noProof/>
                <w:webHidden/>
              </w:rPr>
              <w:instrText xml:space="preserve"> PAGEREF _Toc217078631 \h </w:instrText>
            </w:r>
            <w:r>
              <w:rPr>
                <w:noProof/>
                <w:webHidden/>
              </w:rPr>
            </w:r>
            <w:r>
              <w:rPr>
                <w:noProof/>
                <w:webHidden/>
              </w:rPr>
              <w:fldChar w:fldCharType="separate"/>
            </w:r>
            <w:r>
              <w:rPr>
                <w:noProof/>
                <w:webHidden/>
              </w:rPr>
              <w:t>27</w:t>
            </w:r>
            <w:r>
              <w:rPr>
                <w:noProof/>
                <w:webHidden/>
              </w:rPr>
              <w:fldChar w:fldCharType="end"/>
            </w:r>
          </w:hyperlink>
        </w:p>
        <w:p w14:paraId="357F5BF9" w14:textId="705C3A3C" w:rsidR="004E7A7C" w:rsidRDefault="004E7A7C">
          <w:pPr>
            <w:pStyle w:val="TOC1"/>
            <w:tabs>
              <w:tab w:val="right" w:leader="dot" w:pos="9016"/>
            </w:tabs>
            <w:rPr>
              <w:rFonts w:eastAsiaTheme="minorEastAsia"/>
              <w:noProof/>
              <w:kern w:val="2"/>
              <w14:ligatures w14:val="standardContextual"/>
            </w:rPr>
          </w:pPr>
          <w:hyperlink w:anchor="_Toc217078632" w:history="1">
            <w:r w:rsidRPr="00BC03DF">
              <w:rPr>
                <w:rStyle w:val="Hyperlink"/>
                <w:noProof/>
              </w:rPr>
              <w:t>SharePoint</w:t>
            </w:r>
            <w:r>
              <w:rPr>
                <w:noProof/>
                <w:webHidden/>
              </w:rPr>
              <w:tab/>
            </w:r>
            <w:r>
              <w:rPr>
                <w:noProof/>
                <w:webHidden/>
              </w:rPr>
              <w:fldChar w:fldCharType="begin"/>
            </w:r>
            <w:r>
              <w:rPr>
                <w:noProof/>
                <w:webHidden/>
              </w:rPr>
              <w:instrText xml:space="preserve"> PAGEREF _Toc217078632 \h </w:instrText>
            </w:r>
            <w:r>
              <w:rPr>
                <w:noProof/>
                <w:webHidden/>
              </w:rPr>
            </w:r>
            <w:r>
              <w:rPr>
                <w:noProof/>
                <w:webHidden/>
              </w:rPr>
              <w:fldChar w:fldCharType="separate"/>
            </w:r>
            <w:r>
              <w:rPr>
                <w:noProof/>
                <w:webHidden/>
              </w:rPr>
              <w:t>27</w:t>
            </w:r>
            <w:r>
              <w:rPr>
                <w:noProof/>
                <w:webHidden/>
              </w:rPr>
              <w:fldChar w:fldCharType="end"/>
            </w:r>
          </w:hyperlink>
        </w:p>
        <w:p w14:paraId="71F83E8A" w14:textId="48647F7E" w:rsidR="004E7A7C" w:rsidRDefault="004E7A7C">
          <w:pPr>
            <w:pStyle w:val="TOC1"/>
            <w:tabs>
              <w:tab w:val="right" w:leader="dot" w:pos="9016"/>
            </w:tabs>
            <w:rPr>
              <w:rFonts w:eastAsiaTheme="minorEastAsia"/>
              <w:noProof/>
              <w:kern w:val="2"/>
              <w14:ligatures w14:val="standardContextual"/>
            </w:rPr>
          </w:pPr>
          <w:hyperlink w:anchor="_Toc217078633" w:history="1">
            <w:r w:rsidRPr="00BC03DF">
              <w:rPr>
                <w:rStyle w:val="Hyperlink"/>
                <w:noProof/>
              </w:rPr>
              <w:t>Conclusie</w:t>
            </w:r>
            <w:r>
              <w:rPr>
                <w:noProof/>
                <w:webHidden/>
              </w:rPr>
              <w:tab/>
            </w:r>
            <w:r>
              <w:rPr>
                <w:noProof/>
                <w:webHidden/>
              </w:rPr>
              <w:fldChar w:fldCharType="begin"/>
            </w:r>
            <w:r>
              <w:rPr>
                <w:noProof/>
                <w:webHidden/>
              </w:rPr>
              <w:instrText xml:space="preserve"> PAGEREF _Toc217078633 \h </w:instrText>
            </w:r>
            <w:r>
              <w:rPr>
                <w:noProof/>
                <w:webHidden/>
              </w:rPr>
            </w:r>
            <w:r>
              <w:rPr>
                <w:noProof/>
                <w:webHidden/>
              </w:rPr>
              <w:fldChar w:fldCharType="separate"/>
            </w:r>
            <w:r>
              <w:rPr>
                <w:noProof/>
                <w:webHidden/>
              </w:rPr>
              <w:t>29</w:t>
            </w:r>
            <w:r>
              <w:rPr>
                <w:noProof/>
                <w:webHidden/>
              </w:rPr>
              <w:fldChar w:fldCharType="end"/>
            </w:r>
          </w:hyperlink>
        </w:p>
        <w:p w14:paraId="5B84213A" w14:textId="7462E6DA" w:rsidR="004E7A7C" w:rsidRDefault="004E7A7C">
          <w:pPr>
            <w:pStyle w:val="TOC1"/>
            <w:tabs>
              <w:tab w:val="right" w:leader="dot" w:pos="9016"/>
            </w:tabs>
            <w:rPr>
              <w:rFonts w:eastAsiaTheme="minorEastAsia"/>
              <w:noProof/>
              <w:kern w:val="2"/>
              <w14:ligatures w14:val="standardContextual"/>
            </w:rPr>
          </w:pPr>
          <w:hyperlink w:anchor="_Toc217078634" w:history="1">
            <w:r w:rsidRPr="00BC03DF">
              <w:rPr>
                <w:rStyle w:val="Hyperlink"/>
                <w:noProof/>
              </w:rPr>
              <w:t>LOGBOEK</w:t>
            </w:r>
            <w:r>
              <w:rPr>
                <w:noProof/>
                <w:webHidden/>
              </w:rPr>
              <w:tab/>
            </w:r>
            <w:r>
              <w:rPr>
                <w:noProof/>
                <w:webHidden/>
              </w:rPr>
              <w:fldChar w:fldCharType="begin"/>
            </w:r>
            <w:r>
              <w:rPr>
                <w:noProof/>
                <w:webHidden/>
              </w:rPr>
              <w:instrText xml:space="preserve"> PAGEREF _Toc217078634 \h </w:instrText>
            </w:r>
            <w:r>
              <w:rPr>
                <w:noProof/>
                <w:webHidden/>
              </w:rPr>
            </w:r>
            <w:r>
              <w:rPr>
                <w:noProof/>
                <w:webHidden/>
              </w:rPr>
              <w:fldChar w:fldCharType="separate"/>
            </w:r>
            <w:r>
              <w:rPr>
                <w:noProof/>
                <w:webHidden/>
              </w:rPr>
              <w:t>29</w:t>
            </w:r>
            <w:r>
              <w:rPr>
                <w:noProof/>
                <w:webHidden/>
              </w:rPr>
              <w:fldChar w:fldCharType="end"/>
            </w:r>
          </w:hyperlink>
        </w:p>
        <w:p w14:paraId="6CD2E801" w14:textId="76FB99E4" w:rsidR="28D66983" w:rsidRDefault="28D66983" w:rsidP="28D66983">
          <w:pPr>
            <w:pStyle w:val="TOC1"/>
            <w:tabs>
              <w:tab w:val="right" w:leader="dot" w:pos="9015"/>
            </w:tabs>
            <w:rPr>
              <w:rStyle w:val="Hyperlink"/>
            </w:rPr>
          </w:pPr>
          <w:r>
            <w:fldChar w:fldCharType="end"/>
          </w:r>
        </w:p>
      </w:sdtContent>
    </w:sdt>
    <w:p w14:paraId="1B05D29F" w14:textId="01D286BC" w:rsidR="28D66983" w:rsidRDefault="28D66983" w:rsidP="28D66983"/>
    <w:p w14:paraId="47D2F2B9" w14:textId="6303A033" w:rsidR="28D66983" w:rsidRDefault="28D66983">
      <w:r>
        <w:br w:type="page"/>
      </w:r>
    </w:p>
    <w:p w14:paraId="004C7DAE" w14:textId="3F83E2F4" w:rsidR="4E5E8925" w:rsidRDefault="4E5E8925" w:rsidP="28D66983">
      <w:pPr>
        <w:pStyle w:val="Heading1"/>
      </w:pPr>
      <w:bookmarkStart w:id="0" w:name="_Toc217078610"/>
      <w:r>
        <w:t>Voorwoord</w:t>
      </w:r>
      <w:bookmarkEnd w:id="0"/>
    </w:p>
    <w:p w14:paraId="28D6B28B" w14:textId="0FE502C8" w:rsidR="13CC6E96" w:rsidRDefault="13CC6E96">
      <w:r>
        <w:rPr>
          <w:noProof/>
        </w:rPr>
        <w:drawing>
          <wp:inline distT="0" distB="0" distL="0" distR="0" wp14:anchorId="4D08493F" wp14:editId="5B23E1F4">
            <wp:extent cx="3521869" cy="4695825"/>
            <wp:effectExtent l="0" t="0" r="0" b="0"/>
            <wp:docPr id="755052205" name="Picture 755052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3521869" cy="4695825"/>
                    </a:xfrm>
                    <a:prstGeom prst="rect">
                      <a:avLst/>
                    </a:prstGeom>
                  </pic:spPr>
                </pic:pic>
              </a:graphicData>
            </a:graphic>
          </wp:inline>
        </w:drawing>
      </w:r>
    </w:p>
    <w:p w14:paraId="730B3E19" w14:textId="3918894A" w:rsidR="53361D24" w:rsidRDefault="53361D24" w:rsidP="28D66983">
      <w:r>
        <w:t xml:space="preserve">Wij denken dat wij één van de weinigen zijn die de waarheid spreken kunnen wanneer zij zeggen dat zij genoten hebben van het maken van ons profielwerkstuk. </w:t>
      </w:r>
      <w:r w:rsidR="3B68C8E7">
        <w:t xml:space="preserve">Het was voor ons heel belangrijk om een PWS-onderwerp te kiezen dat voor ons interessant was. Lang twijfelden we tussen de zon of de </w:t>
      </w:r>
      <w:r w:rsidR="2AFE436F">
        <w:t>Tsjernobyl-ramp</w:t>
      </w:r>
      <w:r w:rsidR="18C73E75">
        <w:t>.</w:t>
      </w:r>
    </w:p>
    <w:p w14:paraId="6076A0F3" w14:textId="668190CF" w:rsidR="18C73E75" w:rsidRDefault="18C73E75" w:rsidP="28D66983">
      <w:r>
        <w:t xml:space="preserve">Ook was het belangrijk voor ons om iets praktisch te doen, zodat ons PWS niet slechts een literatuuronderzoek zou zijn. </w:t>
      </w:r>
      <w:r w:rsidR="1BA7DF71">
        <w:t>Dat leek (en lijkt) ons namelijk oersaai.</w:t>
      </w:r>
      <w:r>
        <w:t xml:space="preserve"> Python was een perfecte </w:t>
      </w:r>
      <w:r w:rsidR="3B736A22">
        <w:t>manier om dit te bereiken</w:t>
      </w:r>
      <w:r w:rsidR="4020CB3B">
        <w:t>.</w:t>
      </w:r>
      <w:r w:rsidR="758F85D8">
        <w:t xml:space="preserve"> </w:t>
      </w:r>
      <w:r w:rsidR="4020CB3B">
        <w:t xml:space="preserve">Met </w:t>
      </w:r>
      <w:r w:rsidR="0815ACB5">
        <w:t>programmeren</w:t>
      </w:r>
      <w:r w:rsidR="4020CB3B">
        <w:t xml:space="preserve"> leren we namelijk belangrijke</w:t>
      </w:r>
      <w:r w:rsidR="3F5A5364">
        <w:t xml:space="preserve"> vaardigheden die we later </w:t>
      </w:r>
      <w:r w:rsidR="3A2B8FE1">
        <w:t>misschien</w:t>
      </w:r>
      <w:r w:rsidR="3F5A5364">
        <w:t xml:space="preserve"> nodig hebben. Ook is het echt heel leuk om python te leren en te gebruiken.</w:t>
      </w:r>
      <w:r w:rsidR="4020CB3B">
        <w:t xml:space="preserve"> </w:t>
      </w:r>
      <w:r w:rsidR="0B5D8EED">
        <w:t>Teun had al een klein beetje ervaring met coderen, maar Fin totaal niet. Gedeeltelijk hierom hebben wij de beslissing gemaakt twee verschillende modellen te maken, in plaats van één.</w:t>
      </w:r>
    </w:p>
    <w:p w14:paraId="7309D771" w14:textId="14EA8AF5" w:rsidR="0B5D8EED" w:rsidRDefault="0B5D8EED">
      <w:r>
        <w:t xml:space="preserve">Wij willen onze dankbaarheid uitsturen naar elkaar, en naar </w:t>
      </w:r>
      <w:r w:rsidR="74BA4D36">
        <w:t>de youtuber Atibyte, die Fin door het slopende proces van het gebruiken van .egg-bestanden in code heeft gesleept</w:t>
      </w:r>
      <w:r w:rsidR="7D33577C">
        <w:t xml:space="preserve">, en naar Higgsino physics, wiens video </w:t>
      </w:r>
      <w:r w:rsidR="3A61180D">
        <w:t>inspiratie heeft geleverd voor dit project</w:t>
      </w:r>
    </w:p>
    <w:p w14:paraId="0797142C" w14:textId="1D2A83B1" w:rsidR="28D66983" w:rsidRDefault="28D66983">
      <w:r>
        <w:br w:type="page"/>
      </w:r>
    </w:p>
    <w:p w14:paraId="2138A2F5" w14:textId="579B2043" w:rsidR="37F12B9A" w:rsidRDefault="37F12B9A" w:rsidP="28D66983">
      <w:pPr>
        <w:pStyle w:val="Heading1"/>
      </w:pPr>
      <w:bookmarkStart w:id="1" w:name="_Toc217078611"/>
      <w:r>
        <w:t>Inleiding</w:t>
      </w:r>
      <w:bookmarkEnd w:id="1"/>
    </w:p>
    <w:p w14:paraId="77C9CE93" w14:textId="497BA6CF" w:rsidR="292D0B59" w:rsidRDefault="292D0B59" w:rsidP="28D66983">
      <w:r>
        <w:t>De Tsjernobyl-ramp uit 1986 is tot vandaag de dag de grootste kernramp in de geschiedenis, met tientallen directe doden en</w:t>
      </w:r>
      <w:r w:rsidR="4698ED12">
        <w:t xml:space="preserve"> waarschijnlijk duizenden instanties van kanker als gevolgen. Met de toenemende drang om het gebruik van fossiele brandstoffen tegen te gaan, richt men zich steeds vaker tot de optie om kernenergie</w:t>
      </w:r>
      <w:r w:rsidR="5EF3252B">
        <w:t xml:space="preserve"> te gebruiken. Maar heeft Tsjernobyl niet bewezen dat kernenergie van nature onveilig</w:t>
      </w:r>
      <w:r w:rsidR="4851AA8E">
        <w:t xml:space="preserve"> is? Of was de oorzaak van de ramp eerder simpelweg een slecht gebouwde reactor, of de verschrikkelijke zwijgcultuur van de </w:t>
      </w:r>
      <w:r w:rsidR="1FEC1C9C">
        <w:t>Sovjet-Unie</w:t>
      </w:r>
      <w:r w:rsidR="4851AA8E">
        <w:t xml:space="preserve">, waar niemand de </w:t>
      </w:r>
      <w:r w:rsidR="7CE38542">
        <w:t>boodschapper van slecht nieuws wilde zijn? Dit debat is nu relevanter dan ooit, en het is volgens ons belangrijk dat mensen begrijpen hoe</w:t>
      </w:r>
      <w:r w:rsidR="179CF128">
        <w:t xml:space="preserve"> de RBMK-reactor uit Tsjernobyl, en kernenergie in het algemeen werk(t)en. Daarom hebben wij twee programma's samengesteld. </w:t>
      </w:r>
      <w:r w:rsidR="353532BC">
        <w:t>E</w:t>
      </w:r>
      <w:r w:rsidR="179CF128">
        <w:t>ent</w:t>
      </w:r>
      <w:r w:rsidR="353532BC">
        <w:t xml:space="preserve">je voor het </w:t>
      </w:r>
      <w:r w:rsidR="7979DD93">
        <w:t>laten zien van de gevolgen van een kernreactie, en eentje die de gebruiker laat zien wat er op atomaire schaal gebeurt bij een (gecontroleerde) kernreactie.</w:t>
      </w:r>
    </w:p>
    <w:p w14:paraId="48401778" w14:textId="640EC82F" w:rsidR="28D66983" w:rsidRDefault="28D66983" w:rsidP="28D66983"/>
    <w:p w14:paraId="1870FA7D" w14:textId="28AC774F" w:rsidR="59D814C6" w:rsidRDefault="59D814C6" w:rsidP="28D66983">
      <w:pPr>
        <w:pStyle w:val="Heading1"/>
      </w:pPr>
      <w:bookmarkStart w:id="2" w:name="_Toc217078612"/>
      <w:r>
        <w:t>Tsjernobyl</w:t>
      </w:r>
      <w:bookmarkEnd w:id="2"/>
    </w:p>
    <w:p w14:paraId="39186EAB" w14:textId="5CEA5416" w:rsidR="59D814C6" w:rsidRDefault="59D814C6" w:rsidP="28D66983">
      <w:r>
        <w:t xml:space="preserve">Tsjernobyl is een dorpje in het noorden van Oekraïne. </w:t>
      </w:r>
      <w:r w:rsidR="48E4B242">
        <w:t xml:space="preserve">Toen </w:t>
      </w:r>
      <w:r w:rsidR="340F8CA4">
        <w:t>Oekraïne</w:t>
      </w:r>
      <w:r w:rsidR="48E4B242">
        <w:t xml:space="preserve"> nog en onderdeel van de </w:t>
      </w:r>
      <w:r w:rsidR="2C1559A2">
        <w:t>Sovjet-Unie</w:t>
      </w:r>
      <w:r w:rsidR="48E4B242">
        <w:t xml:space="preserve"> was, is er daar een </w:t>
      </w:r>
      <w:r w:rsidR="254E33BC">
        <w:t>kern</w:t>
      </w:r>
      <w:r w:rsidR="193A5B27">
        <w:t>centrale</w:t>
      </w:r>
      <w:r w:rsidR="48E4B242">
        <w:t xml:space="preserve"> gebouwd om energie te leveren aan de industrie </w:t>
      </w:r>
      <w:r w:rsidR="482F5848">
        <w:t xml:space="preserve">rond </w:t>
      </w:r>
      <w:r w:rsidR="6167309C">
        <w:t>Kyyiv</w:t>
      </w:r>
      <w:r w:rsidR="482F5848">
        <w:t xml:space="preserve">, de hoofdstad van </w:t>
      </w:r>
      <w:r w:rsidR="2EFF91AE">
        <w:t>Oekraïne. De kerncentrale</w:t>
      </w:r>
      <w:r w:rsidR="2154B9BA">
        <w:t xml:space="preserve"> bestond uit </w:t>
      </w:r>
      <w:r w:rsidR="004A6E52">
        <w:t xml:space="preserve">vier </w:t>
      </w:r>
      <w:r w:rsidR="2154B9BA">
        <w:t xml:space="preserve">kernreactoren van het type RBMK1000, een typische </w:t>
      </w:r>
      <w:r w:rsidR="09338754">
        <w:t>kernreactor</w:t>
      </w:r>
      <w:r w:rsidR="2154B9BA">
        <w:t xml:space="preserve"> die veel werd gebruikt in de Sovjet-Unie en die nog steeds word</w:t>
      </w:r>
      <w:r w:rsidR="1AA525C2">
        <w:t>t</w:t>
      </w:r>
      <w:r w:rsidR="2154B9BA">
        <w:t xml:space="preserve"> gebruikt in veel </w:t>
      </w:r>
      <w:r w:rsidR="31517BE7">
        <w:t>Oostbloklanden. Deze reactor staa</w:t>
      </w:r>
      <w:r w:rsidR="4CCF6548">
        <w:t>t bekend om instabiliteit bij een laag</w:t>
      </w:r>
      <w:r w:rsidR="475F8E2D">
        <w:t xml:space="preserve"> </w:t>
      </w:r>
      <w:r w:rsidR="4CCF6548">
        <w:t>vermogen, wat heeft bijgedragen aan de ramp.</w:t>
      </w:r>
    </w:p>
    <w:p w14:paraId="04111FDA" w14:textId="7EF7ACB7" w:rsidR="13544414" w:rsidRDefault="13544414" w:rsidP="28D66983">
      <w:r>
        <w:t>Op 26 april 1986 voerden de beheerders van de centrale een ex</w:t>
      </w:r>
      <w:r w:rsidR="51B09F0C">
        <w:t>per</w:t>
      </w:r>
      <w:r>
        <w:t xml:space="preserve">iment uit in reactor </w:t>
      </w:r>
      <w:r w:rsidR="004A6E52">
        <w:t>vier</w:t>
      </w:r>
      <w:r>
        <w:t>. Zij probeerden heel snel</w:t>
      </w:r>
      <w:r w:rsidR="78A4146B">
        <w:t xml:space="preserve"> het vermogen van de reactor te verlagen. Toen zij dit deden bleek de reactor erg </w:t>
      </w:r>
      <w:r w:rsidR="54DF5AE4">
        <w:t>slecht te werken</w:t>
      </w:r>
      <w:r w:rsidR="78A4146B">
        <w:t xml:space="preserve"> bij lage vermogens. Het vermogen </w:t>
      </w:r>
      <w:r w:rsidR="392C8A65">
        <w:t xml:space="preserve">was veel </w:t>
      </w:r>
      <w:r w:rsidR="6256A72D">
        <w:t>lager dan het had moeten zijn</w:t>
      </w:r>
      <w:r w:rsidR="392C8A65">
        <w:t>, en</w:t>
      </w:r>
      <w:r w:rsidR="78A4146B">
        <w:t xml:space="preserve"> de </w:t>
      </w:r>
      <w:r w:rsidR="392C8A65">
        <w:t>wanhopige</w:t>
      </w:r>
      <w:r w:rsidR="78A4146B">
        <w:t xml:space="preserve"> wetenschappers </w:t>
      </w:r>
      <w:r w:rsidR="3B85CD43">
        <w:t>hebben bepaalde veiligheid</w:t>
      </w:r>
      <w:r w:rsidR="7D152A2A">
        <w:t>s</w:t>
      </w:r>
      <w:r w:rsidR="3B85CD43">
        <w:t>protocollen geschonden om</w:t>
      </w:r>
      <w:r w:rsidR="78A4146B">
        <w:t xml:space="preserve"> </w:t>
      </w:r>
      <w:r w:rsidR="5025C0C0">
        <w:t xml:space="preserve">het vermogen weer omhoog te krijgen. Hierdoor ging de reactor heel snel heel veel energie produceren. Deze energie verwarmde het water om de reactor en dit kokende water liet </w:t>
      </w:r>
      <w:r w:rsidR="136FE021">
        <w:t>de behuizing om de reactor smelten. Hierdoor kon kokend water</w:t>
      </w:r>
      <w:r w:rsidR="2CAC28C4">
        <w:t xml:space="preserve"> uit de reactor exploderen. De reactie werd niet meer gekoeld en zo </w:t>
      </w:r>
      <w:r w:rsidR="12EFCD38">
        <w:t>liep de situatie ontzettend uit de hand</w:t>
      </w:r>
      <w:r w:rsidR="2CAC28C4">
        <w:t xml:space="preserve">. Er ontstond een explosie die reactor </w:t>
      </w:r>
      <w:r w:rsidR="3B729257">
        <w:t>vier</w:t>
      </w:r>
      <w:r w:rsidR="2CAC28C4">
        <w:t xml:space="preserve"> verwoest</w:t>
      </w:r>
      <w:r w:rsidR="0A021227">
        <w:t>t</w:t>
      </w:r>
      <w:r w:rsidR="2CAC28C4">
        <w:t>e en radioactie</w:t>
      </w:r>
      <w:r w:rsidR="6F7B18CB">
        <w:t>f materiaal over Europa spuwde.</w:t>
      </w:r>
    </w:p>
    <w:p w14:paraId="1132A5F3" w14:textId="746E57E6" w:rsidR="69645A0A" w:rsidRDefault="5510C79D" w:rsidP="28D66983">
      <w:pPr>
        <w:pStyle w:val="Heading1"/>
        <w:spacing w:before="0" w:after="160"/>
      </w:pPr>
      <w:bookmarkStart w:id="3" w:name="_Toc217078613"/>
      <w:r>
        <w:t>Het simulerend model</w:t>
      </w:r>
      <w:bookmarkEnd w:id="3"/>
    </w:p>
    <w:p w14:paraId="75AF713C" w14:textId="4CE51598" w:rsidR="075EADD2" w:rsidRDefault="075EADD2" w:rsidP="6D62CFFB">
      <w:r>
        <w:t>Het</w:t>
      </w:r>
      <w:r w:rsidR="7D292629">
        <w:t xml:space="preserve"> simulerend model </w:t>
      </w:r>
      <w:r>
        <w:t>is een computerprogramma, geschreven in de computertaal Python. Het probeert de situatie die de ramp van Tsjernobyl heeft doen ontstaan na te bootsen op atomaire schaal.</w:t>
      </w:r>
    </w:p>
    <w:p w14:paraId="5C49F74E" w14:textId="4F66A645" w:rsidR="69645A0A" w:rsidRDefault="075EADD2" w:rsidP="28D66983">
      <w:r>
        <w:t>Het</w:t>
      </w:r>
      <w:r w:rsidR="7D292629">
        <w:t xml:space="preserve"> </w:t>
      </w:r>
      <w:r w:rsidR="0F1009E5">
        <w:t>model simuleer</w:t>
      </w:r>
      <w:r w:rsidR="7D292629">
        <w:t xml:space="preserve">t een kubus van </w:t>
      </w:r>
      <w:r w:rsidR="372EC7DA">
        <w:t>atoo</w:t>
      </w:r>
      <w:r w:rsidR="7D292629">
        <w:t>mkernen.</w:t>
      </w:r>
      <w:r w:rsidR="3E6E4933">
        <w:t xml:space="preserve"> </w:t>
      </w:r>
      <w:r w:rsidR="3EBF222D">
        <w:t>Deze hebben een materiaal van dat, wat er in een RBMK-reactor gevonden wordt, zoals Uranium.</w:t>
      </w:r>
      <w:r w:rsidR="7D292629">
        <w:t xml:space="preserve"> Een klein deel van deze kernen zijn U</w:t>
      </w:r>
      <w:r w:rsidR="6FA1DBFA">
        <w:t>-</w:t>
      </w:r>
      <w:r w:rsidR="7D292629">
        <w:t xml:space="preserve">235 kernen, die in staat zijn tot </w:t>
      </w:r>
      <w:r w:rsidR="2E744EF2">
        <w:t>kern</w:t>
      </w:r>
      <w:r w:rsidR="7D292629">
        <w:t>splijting. Ook zijn er bewegende neutronen</w:t>
      </w:r>
      <w:r w:rsidR="3E240C42">
        <w:t xml:space="preserve"> in onze reactor</w:t>
      </w:r>
      <w:r w:rsidR="7D292629">
        <w:t>. Wa</w:t>
      </w:r>
      <w:r w:rsidR="5FD80DCC">
        <w:t xml:space="preserve">nneer </w:t>
      </w:r>
      <w:r w:rsidR="0849B117">
        <w:t>een neutro</w:t>
      </w:r>
      <w:r w:rsidR="5FD80DCC">
        <w:t>n tegen een U</w:t>
      </w:r>
      <w:r w:rsidR="5F8F8C0D">
        <w:t>-</w:t>
      </w:r>
      <w:r w:rsidR="5FD80DCC">
        <w:t>235 kern bots</w:t>
      </w:r>
      <w:r w:rsidR="5D7F3D4E">
        <w:t>t</w:t>
      </w:r>
      <w:r w:rsidR="5FD80DCC">
        <w:t>, vind</w:t>
      </w:r>
      <w:r w:rsidR="4DD0BA5E">
        <w:t>t</w:t>
      </w:r>
      <w:r w:rsidR="5FD80DCC">
        <w:t xml:space="preserve"> er </w:t>
      </w:r>
      <w:r w:rsidR="10D0C771">
        <w:t>kern</w:t>
      </w:r>
      <w:r w:rsidR="08265BB9">
        <w:t>splijting</w:t>
      </w:r>
      <w:r w:rsidR="5FD80DCC">
        <w:t xml:space="preserve"> plaats en ontstaan </w:t>
      </w:r>
      <w:r w:rsidR="4940D2C8">
        <w:t xml:space="preserve">er 2 of 3 bewegende neutronen. </w:t>
      </w:r>
      <w:r w:rsidR="37C58FF5">
        <w:t>Door deze nieuwe neutronen k</w:t>
      </w:r>
      <w:r w:rsidR="5ED50513">
        <w:t>unnen er meer kernsplijtingen plaatsvinden, waardoor</w:t>
      </w:r>
      <w:r w:rsidR="37C58FF5">
        <w:t xml:space="preserve"> er een kettingreactie </w:t>
      </w:r>
      <w:r w:rsidR="282A2BA2">
        <w:t>kan</w:t>
      </w:r>
      <w:r w:rsidR="37C58FF5">
        <w:t xml:space="preserve"> ontstaan. </w:t>
      </w:r>
      <w:r w:rsidR="1D7C23E8">
        <w:t>Verder</w:t>
      </w:r>
      <w:r w:rsidR="4940D2C8">
        <w:t xml:space="preserve"> kan er bij </w:t>
      </w:r>
      <w:r w:rsidR="585A3FAF">
        <w:t>kernsplijting</w:t>
      </w:r>
      <w:r w:rsidR="4940D2C8">
        <w:t xml:space="preserve"> een Xe</w:t>
      </w:r>
      <w:r w:rsidR="6DCEEB3F">
        <w:t>-</w:t>
      </w:r>
      <w:r w:rsidR="4940D2C8">
        <w:t>135 kern ontstaan.</w:t>
      </w:r>
      <w:r w:rsidR="735C1E74">
        <w:t xml:space="preserve"> Deze kern beweegt niet en kan een neutron </w:t>
      </w:r>
      <w:r w:rsidR="4D3E08E8">
        <w:t>als het ware</w:t>
      </w:r>
      <w:r w:rsidR="18C05B30">
        <w:t xml:space="preserve"> </w:t>
      </w:r>
      <w:r w:rsidR="735C1E74">
        <w:t xml:space="preserve">opnemen. </w:t>
      </w:r>
      <w:r w:rsidR="39739389">
        <w:t xml:space="preserve">Deze kern maakt de </w:t>
      </w:r>
      <w:r w:rsidR="5E7896CB">
        <w:t>ketting</w:t>
      </w:r>
      <w:r w:rsidR="39739389">
        <w:t>reactie dus langzamer.</w:t>
      </w:r>
    </w:p>
    <w:p w14:paraId="555B192B" w14:textId="36A034EC" w:rsidR="69645A0A" w:rsidRDefault="533943E3" w:rsidP="28D66983">
      <w:r>
        <w:t>In het model</w:t>
      </w:r>
      <w:r w:rsidR="735C1E74">
        <w:t xml:space="preserve"> kunnen neutronen </w:t>
      </w:r>
      <w:r w:rsidR="5FDD0CC6">
        <w:t>niet buiten</w:t>
      </w:r>
      <w:r w:rsidR="735C1E74">
        <w:t xml:space="preserve"> de reactor</w:t>
      </w:r>
      <w:r w:rsidR="5FDD0CC6">
        <w:t xml:space="preserve"> terechtkom</w:t>
      </w:r>
      <w:r w:rsidR="2FB2BAB0">
        <w:t>en</w:t>
      </w:r>
      <w:r w:rsidR="735C1E74">
        <w:t xml:space="preserve">. Als ze de rand van de reactor raken, worden ze naar de andere kant van de reactor gebracht. Zo </w:t>
      </w:r>
      <w:r w:rsidR="3C6282E5">
        <w:t xml:space="preserve">zorgen we ervoor dat het aantal neutronen niet afneemt doordat neutronen </w:t>
      </w:r>
      <w:r w:rsidR="7389821D">
        <w:t>“ontsnappen.”</w:t>
      </w:r>
    </w:p>
    <w:p w14:paraId="03E3C3B9" w14:textId="574210CC" w:rsidR="7952135C" w:rsidRDefault="7952135C" w:rsidP="69645A0A">
      <w:pPr>
        <w:pStyle w:val="Heading2"/>
      </w:pPr>
      <w:bookmarkStart w:id="4" w:name="_Toc217078614"/>
      <w:r>
        <w:t>Afleiding formule voor de afstand van de baan van een neutron en een deeltje</w:t>
      </w:r>
      <w:bookmarkEnd w:id="4"/>
    </w:p>
    <w:p w14:paraId="245D6128" w14:textId="15275481" w:rsidR="7736AB51" w:rsidRDefault="7736AB51" w:rsidP="28D66983">
      <w:r>
        <w:t>Om te controleren of een neutron tegen een U</w:t>
      </w:r>
      <w:r w:rsidR="13FB4297">
        <w:t>-</w:t>
      </w:r>
      <w:r>
        <w:t xml:space="preserve">235 kern aan zal botsen, is het belangrijk om </w:t>
      </w:r>
      <w:r w:rsidR="7826EA73">
        <w:t>te weten wat de afstand is tussen de baan van een neutron en een U235-kern. De baan van een neutron is een rechte lijn, want de bewegingsvector van een neutron veranderd niet.</w:t>
      </w:r>
    </w:p>
    <w:p w14:paraId="7DBDD922" w14:textId="031A4A07" w:rsidR="28D66983" w:rsidRDefault="7826EA73" w:rsidP="28D66983">
      <w:r>
        <w:t>Vanaf nu wordt</w:t>
      </w:r>
      <w:r w:rsidR="6C2F0FA7">
        <w:t xml:space="preserve">: </w:t>
      </w:r>
      <w:r w:rsidR="28D66983">
        <w:br/>
      </w:r>
      <w:r w:rsidR="6C2F0FA7">
        <w:t>D</w:t>
      </w:r>
      <w:r>
        <w:t xml:space="preserve">e bewegingsvector van een neutron geschreven als </w:t>
      </w:r>
      <w:r w:rsidR="16E839DE">
        <w:t>v</w:t>
      </w:r>
      <w:r w:rsidR="28D66983">
        <w:br/>
      </w:r>
      <w:r w:rsidR="6D35AE9E">
        <w:t>D</w:t>
      </w:r>
      <w:r>
        <w:t xml:space="preserve">e vector van (0,0,0) naar </w:t>
      </w:r>
      <w:r w:rsidR="3938F477">
        <w:t>het neutron</w:t>
      </w:r>
      <w:r>
        <w:t xml:space="preserve"> geschreven als </w:t>
      </w:r>
      <w:r w:rsidR="4A946E78">
        <w:t>n</w:t>
      </w:r>
      <w:r w:rsidR="28D66983">
        <w:br/>
      </w:r>
      <w:r w:rsidR="5866E0D7">
        <w:t>D</w:t>
      </w:r>
      <w:r w:rsidR="00690AC4">
        <w:t>e vector van (0,0,0) naar een U</w:t>
      </w:r>
      <w:r w:rsidR="153CC5D3">
        <w:t>-</w:t>
      </w:r>
      <w:r w:rsidR="00690AC4">
        <w:t>235 kern geschreven als u235</w:t>
      </w:r>
    </w:p>
    <w:p w14:paraId="06EA0DE2" w14:textId="240B8F3E" w:rsidR="01BCB5A7" w:rsidRDefault="01BCB5A7" w:rsidP="69645A0A">
      <w:r>
        <w:t xml:space="preserve">Er is een lijn </w:t>
      </w:r>
      <w:r w:rsidR="4A3D5865">
        <w:t xml:space="preserve">l </w:t>
      </w:r>
      <w:r>
        <w:t>door de neutron parallel aan de bewegingsvector. Punten op de</w:t>
      </w:r>
      <w:r w:rsidR="5DFD3A86">
        <w:t xml:space="preserve"> </w:t>
      </w:r>
      <w:r>
        <w:t xml:space="preserve">lijn hebben </w:t>
      </w:r>
      <w:r w:rsidR="4AF2F0BF">
        <w:t>coördinaten</w:t>
      </w:r>
      <w:r>
        <w:t>:</w:t>
      </w:r>
    </w:p>
    <w:p w14:paraId="67AEF685" w14:textId="6D2B6DDA" w:rsidR="69645A0A" w:rsidRDefault="0014563D" w:rsidP="69645A0A">
      <m:oMathPara>
        <m:oMath>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 + </m:t>
          </m:r>
          <m:sSub>
            <m:sSubPr>
              <m:ctrlPr>
                <w:rPr>
                  <w:rFonts w:ascii="Cambria Math" w:hAnsi="Cambria Math"/>
                </w:rPr>
              </m:ctrlPr>
            </m:sSubPr>
            <m:e>
              <m:r>
                <w:rPr>
                  <w:rFonts w:ascii="Cambria Math" w:hAnsi="Cambria Math"/>
                </w:rPr>
                <m:t>v</m:t>
              </m:r>
            </m:e>
            <m:sub>
              <m:r>
                <w:rPr>
                  <w:rFonts w:ascii="Cambria Math" w:hAnsi="Cambria Math"/>
                </w:rPr>
                <m:t>x</m:t>
              </m:r>
            </m:sub>
          </m:sSub>
          <m:r>
            <w:rPr>
              <w:rFonts w:ascii="Cambria Math" w:hAnsi="Cambria Math"/>
            </w:rPr>
            <m:t> ×t</m:t>
          </m:r>
        </m:oMath>
      </m:oMathPara>
    </w:p>
    <w:p w14:paraId="13BC7545" w14:textId="51E08436" w:rsidR="69645A0A" w:rsidRDefault="0014563D" w:rsidP="69645A0A">
      <m:oMathPara>
        <m:oMath>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n</m:t>
              </m:r>
            </m:sub>
          </m:sSub>
          <m:r>
            <w:rPr>
              <w:rFonts w:ascii="Cambria Math" w:hAnsi="Cambria Math"/>
            </w:rPr>
            <m:t> + </m:t>
          </m:r>
          <m:sSub>
            <m:sSubPr>
              <m:ctrlPr>
                <w:rPr>
                  <w:rFonts w:ascii="Cambria Math" w:hAnsi="Cambria Math"/>
                </w:rPr>
              </m:ctrlPr>
            </m:sSubPr>
            <m:e>
              <m:r>
                <w:rPr>
                  <w:rFonts w:ascii="Cambria Math" w:hAnsi="Cambria Math"/>
                </w:rPr>
                <m:t>v</m:t>
              </m:r>
            </m:e>
            <m:sub>
              <m:r>
                <w:rPr>
                  <w:rFonts w:ascii="Cambria Math" w:hAnsi="Cambria Math"/>
                </w:rPr>
                <m:t>y</m:t>
              </m:r>
            </m:sub>
          </m:sSub>
          <m:r>
            <w:rPr>
              <w:rFonts w:ascii="Cambria Math" w:hAnsi="Cambria Math"/>
            </w:rPr>
            <m:t> ×t</m:t>
          </m:r>
        </m:oMath>
      </m:oMathPara>
    </w:p>
    <w:p w14:paraId="58F98F22" w14:textId="36897A3F" w:rsidR="69645A0A" w:rsidRDefault="0014563D" w:rsidP="69645A0A">
      <m:oMathPara>
        <m:oMath>
          <m:sSub>
            <m:sSubPr>
              <m:ctrlPr>
                <w:rPr>
                  <w:rFonts w:ascii="Cambria Math" w:hAnsi="Cambria Math"/>
                </w:rPr>
              </m:ctrlPr>
            </m:sSubPr>
            <m:e>
              <m:r>
                <w:rPr>
                  <w:rFonts w:ascii="Cambria Math" w:hAnsi="Cambria Math"/>
                </w:rPr>
                <m:t>z</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n</m:t>
              </m:r>
            </m:sub>
          </m:sSub>
          <m:r>
            <w:rPr>
              <w:rFonts w:ascii="Cambria Math" w:hAnsi="Cambria Math"/>
            </w:rPr>
            <m:t> + </m:t>
          </m:r>
          <m:sSub>
            <m:sSubPr>
              <m:ctrlPr>
                <w:rPr>
                  <w:rFonts w:ascii="Cambria Math" w:hAnsi="Cambria Math"/>
                  <w:i/>
                </w:rPr>
              </m:ctrlPr>
            </m:sSubPr>
            <m:e>
              <m:r>
                <w:rPr>
                  <w:rFonts w:ascii="Cambria Math" w:hAnsi="Cambria Math"/>
                </w:rPr>
                <m:t>v</m:t>
              </m:r>
            </m:e>
            <m:sub>
              <m:r>
                <w:rPr>
                  <w:rFonts w:ascii="Cambria Math" w:hAnsi="Cambria Math"/>
                </w:rPr>
                <m:t>z</m:t>
              </m:r>
            </m:sub>
          </m:sSub>
          <m:r>
            <w:rPr>
              <w:rFonts w:ascii="Cambria Math" w:hAnsi="Cambria Math"/>
            </w:rPr>
            <m:t> ×t</m:t>
          </m:r>
        </m:oMath>
      </m:oMathPara>
    </w:p>
    <w:p w14:paraId="1E059799" w14:textId="6429A256" w:rsidR="13FA7A7B" w:rsidRDefault="13FA7A7B" w:rsidP="69645A0A">
      <w:r>
        <w:t xml:space="preserve">We </w:t>
      </w:r>
      <w:r w:rsidR="75091485">
        <w:t>definiëren</w:t>
      </w:r>
      <w:r>
        <w:t xml:space="preserve"> een functie D(t) (</w:t>
      </w:r>
      <w:r w:rsidR="2C2773AB">
        <w:t>oftewel distance)</w:t>
      </w:r>
      <w:r>
        <w:t xml:space="preserve">. D(t) geeft het </w:t>
      </w:r>
      <w:r w:rsidR="3E0EB7B0">
        <w:t>kwadraat</w:t>
      </w:r>
      <w:r>
        <w:t xml:space="preserve"> van de afstand tussen een punt op l gegeven door t en </w:t>
      </w:r>
      <w:r w:rsidR="00AE1DFF">
        <w:t>de U</w:t>
      </w:r>
      <w:r w:rsidR="1B381642">
        <w:t>-</w:t>
      </w:r>
      <w:r w:rsidR="00AE1DFF">
        <w:t>235 kern.</w:t>
      </w:r>
    </w:p>
    <w:p w14:paraId="5A394009" w14:textId="1DFA371F" w:rsidR="69645A0A" w:rsidRDefault="69645A0A" w:rsidP="69645A0A">
      <m:oMath>
        <m:r>
          <w:rPr>
            <w:rFonts w:ascii="Cambria Math" w:hAnsi="Cambria Math"/>
          </w:rPr>
          <m:t>D</m:t>
        </m:r>
        <m:d>
          <m:dPr>
            <m:ctrlPr>
              <w:rPr>
                <w:rFonts w:ascii="Cambria Math" w:hAnsi="Cambria Math"/>
              </w:rPr>
            </m:ctrlPr>
          </m:dPr>
          <m:e>
            <m:r>
              <w:rPr>
                <w:rFonts w:ascii="Cambria Math" w:hAnsi="Cambria Math"/>
              </w:rPr>
              <m:t>t</m:t>
            </m:r>
          </m:e>
        </m:d>
        <m:r>
          <w:rPr>
            <w:rFonts w:ascii="Cambria Math" w:hAnsi="Cambria Math"/>
          </w:rPr>
          <m:t> = </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U235</m:t>
                    </m:r>
                  </m:sub>
                </m:sSub>
              </m:e>
            </m:d>
          </m:e>
          <m:sup>
            <m:r>
              <w:rPr>
                <w:rFonts w:ascii="Cambria Math" w:hAnsi="Cambria Math"/>
              </w:rPr>
              <m:t>2</m:t>
            </m:r>
          </m:sup>
        </m:sSup>
        <m:r>
          <w:rPr>
            <w:rFonts w:ascii="Cambria Math" w:hAnsi="Cambria Math"/>
          </w:rPr>
          <m:t> + </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U235</m:t>
                    </m:r>
                  </m:sub>
                </m:sSub>
              </m:e>
            </m:d>
          </m:e>
          <m:sup>
            <m:r>
              <w:rPr>
                <w:rFonts w:ascii="Cambria Math" w:hAnsi="Cambria Math"/>
              </w:rPr>
              <m:t>2</m:t>
            </m:r>
          </m:sup>
        </m:sSup>
        <m:r>
          <w:rPr>
            <w:rFonts w:ascii="Cambria Math" w:hAnsi="Cambria Math"/>
          </w:rPr>
          <m:t> + </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U235</m:t>
                    </m:r>
                  </m:sub>
                </m:sSub>
              </m:e>
            </m:d>
          </m:e>
          <m:sup>
            <m:r>
              <w:rPr>
                <w:rFonts w:ascii="Cambria Math" w:hAnsi="Cambria Math"/>
              </w:rPr>
              <m:t>2</m:t>
            </m:r>
          </m:sup>
        </m:sSup>
      </m:oMath>
      <w:r w:rsidR="5179BCBC">
        <w:t>. Deze formule is eigenlijk de stelling van Pythagoras, maar in drie dimensies.</w:t>
      </w:r>
    </w:p>
    <w:p w14:paraId="1480D33B" w14:textId="220B43C0" w:rsidR="69645A0A" w:rsidRDefault="0014563D" w:rsidP="69645A0A">
      <m:oMath>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, </m:t>
        </m:r>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, </m:t>
        </m:r>
        <m:sSub>
          <m:sSubPr>
            <m:ctrlPr>
              <w:rPr>
                <w:rFonts w:ascii="Cambria Math" w:hAnsi="Cambria Math"/>
              </w:rPr>
            </m:ctrlPr>
          </m:sSubPr>
          <m:e>
            <m:r>
              <w:rPr>
                <w:rFonts w:ascii="Cambria Math" w:hAnsi="Cambria Math"/>
              </w:rPr>
              <m:t>z</m:t>
            </m:r>
          </m:e>
          <m:sub>
            <m:r>
              <w:rPr>
                <w:rFonts w:ascii="Cambria Math" w:hAnsi="Cambria Math"/>
              </w:rPr>
              <m:t>t</m:t>
            </m:r>
          </m:sub>
        </m:sSub>
      </m:oMath>
      <w:r w:rsidR="55DD1C1B">
        <w:t xml:space="preserve"> </w:t>
      </w:r>
      <w:bookmarkStart w:id="5" w:name="_Int_npaXIs1M"/>
      <w:r w:rsidR="55DD1C1B">
        <w:t>invullen</w:t>
      </w:r>
      <w:bookmarkEnd w:id="5"/>
      <w:r w:rsidR="55DD1C1B">
        <w:t xml:space="preserve"> in de formule geeft:</w:t>
      </w:r>
    </w:p>
    <w:p w14:paraId="371992C9" w14:textId="77777777" w:rsidR="00E44AA9" w:rsidRDefault="69645A0A" w:rsidP="69645A0A">
      <w:pPr>
        <w:rPr>
          <w:rFonts w:eastAsiaTheme="minorEastAsia"/>
        </w:rPr>
      </w:pPr>
      <m:oMathPara>
        <m:oMath>
          <m:r>
            <w:rPr>
              <w:rFonts w:ascii="Cambria Math" w:hAnsi="Cambria Math"/>
            </w:rPr>
            <m:t>D</m:t>
          </m:r>
          <m:d>
            <m:dPr>
              <m:ctrlPr>
                <w:rPr>
                  <w:rFonts w:ascii="Cambria Math" w:hAnsi="Cambria Math"/>
                </w:rPr>
              </m:ctrlPr>
            </m:dPr>
            <m:e>
              <m:r>
                <w:rPr>
                  <w:rFonts w:ascii="Cambria Math" w:hAnsi="Cambria Math"/>
                </w:rPr>
                <m:t>t</m:t>
              </m:r>
            </m:e>
          </m:d>
          <m:r>
            <w:rPr>
              <w:rFonts w:ascii="Cambria Math" w:hAnsi="Cambria Math"/>
            </w:rPr>
            <m:t> = </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 + </m:t>
                  </m:r>
                  <m:sSub>
                    <m:sSubPr>
                      <m:ctrlPr>
                        <w:rPr>
                          <w:rFonts w:ascii="Cambria Math" w:hAnsi="Cambria Math"/>
                        </w:rPr>
                      </m:ctrlPr>
                    </m:sSubPr>
                    <m:e>
                      <m:r>
                        <w:rPr>
                          <w:rFonts w:ascii="Cambria Math" w:hAnsi="Cambria Math"/>
                        </w:rPr>
                        <m:t>v</m:t>
                      </m:r>
                    </m:e>
                    <m:sub>
                      <m:r>
                        <w:rPr>
                          <w:rFonts w:ascii="Cambria Math" w:hAnsi="Cambria Math"/>
                        </w:rPr>
                        <m:t>x</m:t>
                      </m:r>
                    </m:sub>
                  </m:sSub>
                  <m:r>
                    <w:rPr>
                      <w:rFonts w:ascii="Cambria Math" w:hAnsi="Cambria Math"/>
                    </w:rPr>
                    <m:t>×t - </m:t>
                  </m:r>
                  <m:sSub>
                    <m:sSubPr>
                      <m:ctrlPr>
                        <w:rPr>
                          <w:rFonts w:ascii="Cambria Math" w:hAnsi="Cambria Math"/>
                        </w:rPr>
                      </m:ctrlPr>
                    </m:sSubPr>
                    <m:e>
                      <m:r>
                        <w:rPr>
                          <w:rFonts w:ascii="Cambria Math" w:hAnsi="Cambria Math"/>
                        </w:rPr>
                        <m:t>x</m:t>
                      </m:r>
                    </m:e>
                    <m:sub>
                      <m:r>
                        <w:rPr>
                          <w:rFonts w:ascii="Cambria Math" w:hAnsi="Cambria Math"/>
                        </w:rPr>
                        <m:t>U235</m:t>
                      </m:r>
                    </m:sub>
                  </m:sSub>
                </m:e>
              </m:d>
            </m:e>
            <m:sup>
              <m:r>
                <w:rPr>
                  <w:rFonts w:ascii="Cambria Math" w:hAnsi="Cambria Math"/>
                </w:rPr>
                <m:t>2</m:t>
              </m:r>
            </m:sup>
          </m:sSup>
          <m:r>
            <w:rPr>
              <w:rFonts w:ascii="Cambria Math" w:hAnsi="Cambria Math"/>
            </w:rPr>
            <m:t> + </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n</m:t>
                      </m:r>
                    </m:sub>
                  </m:sSub>
                  <m:r>
                    <w:rPr>
                      <w:rFonts w:ascii="Cambria Math" w:hAnsi="Cambria Math"/>
                    </w:rPr>
                    <m:t> + </m:t>
                  </m:r>
                  <m:sSub>
                    <m:sSubPr>
                      <m:ctrlPr>
                        <w:rPr>
                          <w:rFonts w:ascii="Cambria Math" w:hAnsi="Cambria Math"/>
                          <w:i/>
                        </w:rPr>
                      </m:ctrlPr>
                    </m:sSubPr>
                    <m:e>
                      <m:r>
                        <w:rPr>
                          <w:rFonts w:ascii="Cambria Math" w:hAnsi="Cambria Math"/>
                        </w:rPr>
                        <m:t>v</m:t>
                      </m:r>
                    </m:e>
                    <m:sub>
                      <m:r>
                        <w:rPr>
                          <w:rFonts w:ascii="Cambria Math" w:hAnsi="Cambria Math"/>
                        </w:rPr>
                        <m:t>y</m:t>
                      </m:r>
                    </m:sub>
                  </m:sSub>
                  <m:r>
                    <w:rPr>
                      <w:rFonts w:ascii="Cambria Math" w:hAnsi="Cambria Math"/>
                    </w:rPr>
                    <m:t>×t - </m:t>
                  </m:r>
                  <m:sSub>
                    <m:sSubPr>
                      <m:ctrlPr>
                        <w:rPr>
                          <w:rFonts w:ascii="Cambria Math" w:hAnsi="Cambria Math"/>
                        </w:rPr>
                      </m:ctrlPr>
                    </m:sSubPr>
                    <m:e>
                      <m:r>
                        <w:rPr>
                          <w:rFonts w:ascii="Cambria Math" w:hAnsi="Cambria Math"/>
                        </w:rPr>
                        <m:t>y</m:t>
                      </m:r>
                    </m:e>
                    <m:sub>
                      <m:r>
                        <w:rPr>
                          <w:rFonts w:ascii="Cambria Math" w:hAnsi="Cambria Math"/>
                        </w:rPr>
                        <m:t>U235</m:t>
                      </m:r>
                    </m:sub>
                  </m:sSub>
                </m:e>
              </m:d>
            </m:e>
            <m:sup>
              <m:r>
                <w:rPr>
                  <w:rFonts w:ascii="Cambria Math" w:hAnsi="Cambria Math"/>
                </w:rPr>
                <m:t>2</m:t>
              </m:r>
            </m:sup>
          </m:sSup>
          <m:r>
            <w:rPr>
              <w:rFonts w:ascii="Cambria Math" w:hAnsi="Cambria Math"/>
            </w:rPr>
            <m:t> + </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n</m:t>
                      </m:r>
                    </m:sub>
                  </m:sSub>
                  <m:r>
                    <w:rPr>
                      <w:rFonts w:ascii="Cambria Math" w:hAnsi="Cambria Math"/>
                    </w:rPr>
                    <m:t> + </m:t>
                  </m:r>
                  <m:sSub>
                    <m:sSubPr>
                      <m:ctrlPr>
                        <w:rPr>
                          <w:rFonts w:ascii="Cambria Math" w:hAnsi="Cambria Math"/>
                        </w:rPr>
                      </m:ctrlPr>
                    </m:sSubPr>
                    <m:e>
                      <m:r>
                        <w:rPr>
                          <w:rFonts w:ascii="Cambria Math" w:hAnsi="Cambria Math"/>
                        </w:rPr>
                        <m:t>v</m:t>
                      </m:r>
                    </m:e>
                    <m:sub>
                      <m:r>
                        <w:rPr>
                          <w:rFonts w:ascii="Cambria Math" w:hAnsi="Cambria Math"/>
                        </w:rPr>
                        <m:t>z</m:t>
                      </m:r>
                    </m:sub>
                  </m:sSub>
                  <m:r>
                    <w:rPr>
                      <w:rFonts w:ascii="Cambria Math" w:hAnsi="Cambria Math"/>
                    </w:rPr>
                    <m:t>×t - </m:t>
                  </m:r>
                  <m:sSub>
                    <m:sSubPr>
                      <m:ctrlPr>
                        <w:rPr>
                          <w:rFonts w:ascii="Cambria Math" w:hAnsi="Cambria Math"/>
                        </w:rPr>
                      </m:ctrlPr>
                    </m:sSubPr>
                    <m:e>
                      <m:r>
                        <w:rPr>
                          <w:rFonts w:ascii="Cambria Math" w:hAnsi="Cambria Math"/>
                        </w:rPr>
                        <m:t>z</m:t>
                      </m:r>
                    </m:e>
                    <m:sub>
                      <m:r>
                        <w:rPr>
                          <w:rFonts w:ascii="Cambria Math" w:hAnsi="Cambria Math"/>
                        </w:rPr>
                        <m:t>U235</m:t>
                      </m:r>
                    </m:sub>
                  </m:sSub>
                </m:e>
              </m:d>
            </m:e>
            <m:sup>
              <m:r>
                <w:rPr>
                  <w:rFonts w:ascii="Cambria Math" w:hAnsi="Cambria Math"/>
                </w:rPr>
                <m:t>2</m:t>
              </m:r>
            </m:sup>
          </m:sSup>
        </m:oMath>
      </m:oMathPara>
    </w:p>
    <w:p w14:paraId="2AD1BAED" w14:textId="7C968FDA" w:rsidR="69645A0A" w:rsidRDefault="411F46DB" w:rsidP="69645A0A">
      <w:r>
        <w:t xml:space="preserve">We </w:t>
      </w:r>
      <w:r w:rsidR="133F5747">
        <w:t>definiëren:</w:t>
      </w:r>
    </w:p>
    <w:p w14:paraId="12F875F3" w14:textId="122B5201" w:rsidR="411F46DB" w:rsidRDefault="411F46DB" w:rsidP="00576685">
      <w:pPr>
        <w:ind w:left="2832" w:firstLine="708"/>
      </w:pPr>
      <w:r>
        <w:t xml:space="preserve"> </w:t>
      </w:r>
      <m:oMath>
        <m:sSub>
          <m:sSubPr>
            <m:ctrlPr>
              <w:rPr>
                <w:rFonts w:ascii="Cambria Math" w:hAnsi="Cambria Math"/>
              </w:rPr>
            </m:ctrlPr>
          </m:sSubPr>
          <m:e>
            <m:r>
              <w:rPr>
                <w:rFonts w:ascii="Cambria Math" w:hAnsi="Cambria Math"/>
              </w:rPr>
              <m:t>x</m:t>
            </m:r>
          </m:e>
          <m:sub>
            <m:r>
              <w:rPr>
                <w:rFonts w:ascii="Cambria Math" w:hAnsi="Cambria Math"/>
              </w:rPr>
              <m:t>dx</m:t>
            </m:r>
          </m:sub>
        </m:sSub>
        <m:r>
          <w:rPr>
            <w:rFonts w:ascii="Cambria Math" w:hAnsi="Cambria Math"/>
          </w:rPr>
          <m:t> = </m:t>
        </m:r>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U235</m:t>
            </m:r>
          </m:sub>
        </m:sSub>
      </m:oMath>
    </w:p>
    <w:p w14:paraId="5CB5189F" w14:textId="4702D910" w:rsidR="69645A0A" w:rsidRDefault="0014563D" w:rsidP="69645A0A">
      <m:oMathPara>
        <m:oMath>
          <m:sSub>
            <m:sSubPr>
              <m:ctrlPr>
                <w:rPr>
                  <w:rFonts w:ascii="Cambria Math" w:hAnsi="Cambria Math"/>
                </w:rPr>
              </m:ctrlPr>
            </m:sSubPr>
            <m:e>
              <m:r>
                <w:rPr>
                  <w:rFonts w:ascii="Cambria Math" w:hAnsi="Cambria Math"/>
                </w:rPr>
                <m:t>y</m:t>
              </m:r>
            </m:e>
            <m:sub>
              <m:r>
                <w:rPr>
                  <w:rFonts w:ascii="Cambria Math" w:hAnsi="Cambria Math"/>
                </w:rPr>
                <m:t>dy</m:t>
              </m:r>
            </m:sub>
          </m:sSub>
          <m:r>
            <w:rPr>
              <w:rFonts w:ascii="Cambria Math" w:hAnsi="Cambria Math"/>
            </w:rPr>
            <m:t> = </m:t>
          </m:r>
          <m:sSub>
            <m:sSubPr>
              <m:ctrlPr>
                <w:rPr>
                  <w:rFonts w:ascii="Cambria Math" w:hAnsi="Cambria Math"/>
                </w:rPr>
              </m:ctrlPr>
            </m:sSubPr>
            <m:e>
              <m:r>
                <w:rPr>
                  <w:rFonts w:ascii="Cambria Math" w:hAnsi="Cambria Math"/>
                </w:rPr>
                <m:t>y</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U235</m:t>
              </m:r>
            </m:sub>
          </m:sSub>
        </m:oMath>
      </m:oMathPara>
    </w:p>
    <w:p w14:paraId="741775D3" w14:textId="671CB4D8" w:rsidR="69645A0A" w:rsidRDefault="0014563D" w:rsidP="69645A0A">
      <m:oMathPara>
        <m:oMath>
          <m:sSub>
            <m:sSubPr>
              <m:ctrlPr>
                <w:rPr>
                  <w:rFonts w:ascii="Cambria Math" w:hAnsi="Cambria Math"/>
                </w:rPr>
              </m:ctrlPr>
            </m:sSubPr>
            <m:e>
              <m:r>
                <w:rPr>
                  <w:rFonts w:ascii="Cambria Math" w:hAnsi="Cambria Math"/>
                </w:rPr>
                <m:t>z</m:t>
              </m:r>
            </m:e>
            <m:sub>
              <m:r>
                <w:rPr>
                  <w:rFonts w:ascii="Cambria Math" w:hAnsi="Cambria Math"/>
                </w:rPr>
                <m:t>dz</m:t>
              </m:r>
            </m:sub>
          </m:sSub>
          <m:r>
            <w:rPr>
              <w:rFonts w:ascii="Cambria Math" w:hAnsi="Cambria Math"/>
            </w:rPr>
            <m:t> = </m:t>
          </m:r>
          <m:sSub>
            <m:sSubPr>
              <m:ctrlPr>
                <w:rPr>
                  <w:rFonts w:ascii="Cambria Math" w:hAnsi="Cambria Math"/>
                </w:rPr>
              </m:ctrlPr>
            </m:sSubPr>
            <m:e>
              <m:r>
                <w:rPr>
                  <w:rFonts w:ascii="Cambria Math" w:hAnsi="Cambria Math"/>
                </w:rPr>
                <m:t>z</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U235</m:t>
              </m:r>
            </m:sub>
          </m:sSub>
        </m:oMath>
      </m:oMathPara>
    </w:p>
    <w:p w14:paraId="32684D59" w14:textId="3D472139" w:rsidR="016D4D5E" w:rsidRDefault="016D4D5E" w:rsidP="69645A0A">
      <w:r>
        <w:t>Invullen in D(t) geeft:</w:t>
      </w:r>
    </w:p>
    <w:p w14:paraId="50B8AE37" w14:textId="48EEFC6B" w:rsidR="69645A0A" w:rsidRDefault="69645A0A" w:rsidP="69645A0A">
      <m:oMathPara>
        <m:oMath>
          <m:r>
            <w:rPr>
              <w:rFonts w:ascii="Cambria Math" w:hAnsi="Cambria Math"/>
            </w:rPr>
            <m:t>D</m:t>
          </m:r>
          <m:d>
            <m:dPr>
              <m:ctrlPr>
                <w:rPr>
                  <w:rFonts w:ascii="Cambria Math" w:hAnsi="Cambria Math"/>
                </w:rPr>
              </m:ctrlPr>
            </m:dPr>
            <m:e>
              <m:r>
                <w:rPr>
                  <w:rFonts w:ascii="Cambria Math" w:hAnsi="Cambria Math"/>
                </w:rPr>
                <m:t>t</m:t>
              </m:r>
            </m:e>
          </m:d>
          <m:r>
            <w:rPr>
              <w:rFonts w:ascii="Cambria Math" w:hAnsi="Cambria Math"/>
            </w:rPr>
            <m:t> = </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dx</m:t>
                      </m:r>
                    </m:sub>
                  </m:sSub>
                  <m:r>
                    <w:rPr>
                      <w:rFonts w:ascii="Cambria Math" w:hAnsi="Cambria Math"/>
                    </w:rPr>
                    <m:t> + </m:t>
                  </m:r>
                  <m:sSub>
                    <m:sSubPr>
                      <m:ctrlPr>
                        <w:rPr>
                          <w:rFonts w:ascii="Cambria Math" w:hAnsi="Cambria Math"/>
                        </w:rPr>
                      </m:ctrlPr>
                    </m:sSubPr>
                    <m:e>
                      <m:r>
                        <w:rPr>
                          <w:rFonts w:ascii="Cambria Math" w:hAnsi="Cambria Math"/>
                        </w:rPr>
                        <m:t>v</m:t>
                      </m:r>
                    </m:e>
                    <m:sub>
                      <m:r>
                        <w:rPr>
                          <w:rFonts w:ascii="Cambria Math" w:hAnsi="Cambria Math"/>
                        </w:rPr>
                        <m:t>x</m:t>
                      </m:r>
                    </m:sub>
                  </m:sSub>
                  <m:r>
                    <w:rPr>
                      <w:rFonts w:ascii="Cambria Math" w:hAnsi="Cambria Math"/>
                    </w:rPr>
                    <m:t>×t</m:t>
                  </m:r>
                </m:e>
              </m:d>
            </m:e>
            <m:sup>
              <m:r>
                <w:rPr>
                  <w:rFonts w:ascii="Cambria Math" w:hAnsi="Cambria Math"/>
                </w:rPr>
                <m:t>2</m:t>
              </m:r>
            </m:sup>
          </m:sSup>
          <m:r>
            <w:rPr>
              <w:rFonts w:ascii="Cambria Math" w:hAnsi="Cambria Math"/>
            </w:rPr>
            <m:t> + </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dy</m:t>
                      </m:r>
                    </m:sub>
                  </m:sSub>
                  <m:r>
                    <w:rPr>
                      <w:rFonts w:ascii="Cambria Math" w:hAnsi="Cambria Math"/>
                    </w:rPr>
                    <m:t> + </m:t>
                  </m:r>
                  <m:sSub>
                    <m:sSubPr>
                      <m:ctrlPr>
                        <w:rPr>
                          <w:rFonts w:ascii="Cambria Math" w:hAnsi="Cambria Math"/>
                        </w:rPr>
                      </m:ctrlPr>
                    </m:sSubPr>
                    <m:e>
                      <m:r>
                        <w:rPr>
                          <w:rFonts w:ascii="Cambria Math" w:hAnsi="Cambria Math"/>
                        </w:rPr>
                        <m:t>v</m:t>
                      </m:r>
                    </m:e>
                    <m:sub>
                      <m:r>
                        <w:rPr>
                          <w:rFonts w:ascii="Cambria Math" w:hAnsi="Cambria Math"/>
                        </w:rPr>
                        <m:t>y</m:t>
                      </m:r>
                    </m:sub>
                  </m:sSub>
                  <m:r>
                    <w:rPr>
                      <w:rFonts w:ascii="Cambria Math" w:hAnsi="Cambria Math"/>
                    </w:rPr>
                    <m:t>×t</m:t>
                  </m:r>
                </m:e>
              </m:d>
            </m:e>
            <m:sup>
              <m:r>
                <w:rPr>
                  <w:rFonts w:ascii="Cambria Math" w:hAnsi="Cambria Math"/>
                </w:rPr>
                <m:t>2</m:t>
              </m:r>
            </m:sup>
          </m:sSup>
          <m:r>
            <w:rPr>
              <w:rFonts w:ascii="Cambria Math" w:hAnsi="Cambria Math"/>
            </w:rPr>
            <m:t> + </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dz</m:t>
                      </m:r>
                    </m:sub>
                  </m:sSub>
                  <m:r>
                    <w:rPr>
                      <w:rFonts w:ascii="Cambria Math" w:hAnsi="Cambria Math"/>
                    </w:rPr>
                    <m:t> + </m:t>
                  </m:r>
                  <m:sSub>
                    <m:sSubPr>
                      <m:ctrlPr>
                        <w:rPr>
                          <w:rFonts w:ascii="Cambria Math" w:hAnsi="Cambria Math"/>
                        </w:rPr>
                      </m:ctrlPr>
                    </m:sSubPr>
                    <m:e>
                      <m:r>
                        <w:rPr>
                          <w:rFonts w:ascii="Cambria Math" w:hAnsi="Cambria Math"/>
                        </w:rPr>
                        <m:t>v</m:t>
                      </m:r>
                    </m:e>
                    <m:sub/>
                  </m:sSub>
                  <m:r>
                    <w:rPr>
                      <w:rFonts w:ascii="Cambria Math" w:hAnsi="Cambria Math"/>
                    </w:rPr>
                    <m:t>×t</m:t>
                  </m:r>
                </m:e>
              </m:d>
            </m:e>
            <m:sup>
              <m:r>
                <w:rPr>
                  <w:rFonts w:ascii="Cambria Math" w:hAnsi="Cambria Math"/>
                </w:rPr>
                <m:t>2</m:t>
              </m:r>
            </m:sup>
          </m:sSup>
        </m:oMath>
      </m:oMathPara>
    </w:p>
    <w:p w14:paraId="602A4523" w14:textId="49E2B901" w:rsidR="6B82ACAD" w:rsidRDefault="6B82ACAD" w:rsidP="69645A0A">
      <w:r>
        <w:t>Haakjes wegwerken geeft</w:t>
      </w:r>
      <w:r w:rsidR="385DF2DC">
        <w:t>:</w:t>
      </w:r>
      <w:r>
        <w:t xml:space="preserve"> </w:t>
      </w:r>
      <m:oMath>
        <m:r>
          <w:rPr>
            <w:rFonts w:ascii="Cambria Math" w:hAnsi="Cambria Math"/>
          </w:rPr>
          <m:t>D</m:t>
        </m:r>
        <m:d>
          <m:dPr>
            <m:ctrlPr>
              <w:rPr>
                <w:rFonts w:ascii="Cambria Math" w:hAnsi="Cambria Math"/>
              </w:rPr>
            </m:ctrlPr>
          </m:dPr>
          <m:e>
            <m:r>
              <w:rPr>
                <w:rFonts w:ascii="Cambria Math" w:hAnsi="Cambria Math"/>
              </w:rPr>
              <m:t>t</m:t>
            </m:r>
          </m:e>
        </m:d>
        <m:r>
          <w:rPr>
            <w:rFonts w:ascii="Cambria Math" w:hAnsi="Cambria Math"/>
          </w:rPr>
          <m:t> =</m:t>
        </m:r>
        <m:sSup>
          <m:sSupPr>
            <m:ctrlPr>
              <w:rPr>
                <w:rFonts w:ascii="Cambria Math" w:hAnsi="Cambria Math"/>
              </w:rPr>
            </m:ctrlPr>
          </m:sSupPr>
          <m:e>
            <m:r>
              <w:rPr>
                <w:rFonts w:ascii="Cambria Math" w:hAnsi="Cambria Math"/>
              </w:rPr>
              <m:t>t</m:t>
            </m:r>
          </m:e>
          <m:sup>
            <m:r>
              <w:rPr>
                <w:rFonts w:ascii="Cambria Math" w:hAnsi="Cambria Math"/>
              </w:rPr>
              <m:t>2</m:t>
            </m:r>
          </m:sup>
        </m:sSup>
        <m:d>
          <m:dPr>
            <m:ctrlPr>
              <w:rPr>
                <w:rFonts w:ascii="Cambria Math" w:hAnsi="Cambria Math"/>
              </w:rPr>
            </m:ctrlPr>
          </m:dPr>
          <m:e>
            <m:r>
              <w:rPr>
                <w:rFonts w:ascii="Cambria Math" w:hAnsi="Cambria Math"/>
              </w:rPr>
              <m:t> </m:t>
            </m:r>
            <m:sSubSup>
              <m:sSubSupPr>
                <m:ctrlPr>
                  <w:rPr>
                    <w:rFonts w:ascii="Cambria Math" w:hAnsi="Cambria Math"/>
                  </w:rPr>
                </m:ctrlPr>
              </m:sSubSupPr>
              <m:e>
                <m:r>
                  <w:rPr>
                    <w:rFonts w:ascii="Cambria Math" w:hAnsi="Cambria Math"/>
                  </w:rPr>
                  <m:t>v</m:t>
                </m:r>
              </m:e>
              <m:sub>
                <m:r>
                  <w:rPr>
                    <w:rFonts w:ascii="Cambria Math" w:hAnsi="Cambria Math"/>
                  </w:rPr>
                  <m:t>x</m:t>
                </m:r>
              </m:sub>
              <m:sup>
                <m:r>
                  <w:rPr>
                    <w:rFonts w:ascii="Cambria Math" w:hAnsi="Cambria Math"/>
                  </w:rPr>
                  <m:t>2</m:t>
                </m:r>
              </m:sup>
            </m:sSubSup>
            <m:r>
              <w:rPr>
                <w:rFonts w:ascii="Cambria Math" w:hAnsi="Cambria Math"/>
              </w:rPr>
              <m:t> + </m:t>
            </m:r>
            <m:sSubSup>
              <m:sSubSupPr>
                <m:ctrlPr>
                  <w:rPr>
                    <w:rFonts w:ascii="Cambria Math" w:hAnsi="Cambria Math"/>
                  </w:rPr>
                </m:ctrlPr>
              </m:sSubSupPr>
              <m:e>
                <m:r>
                  <w:rPr>
                    <w:rFonts w:ascii="Cambria Math" w:hAnsi="Cambria Math"/>
                  </w:rPr>
                  <m:t>v</m:t>
                </m:r>
              </m:e>
              <m:sub>
                <m:r>
                  <w:rPr>
                    <w:rFonts w:ascii="Cambria Math" w:hAnsi="Cambria Math"/>
                  </w:rPr>
                  <m:t>y</m:t>
                </m:r>
              </m:sub>
              <m:sup>
                <m:r>
                  <w:rPr>
                    <w:rFonts w:ascii="Cambria Math" w:hAnsi="Cambria Math"/>
                  </w:rPr>
                  <m:t>2</m:t>
                </m:r>
              </m:sup>
            </m:sSubSup>
            <m:r>
              <w:rPr>
                <w:rFonts w:ascii="Cambria Math" w:hAnsi="Cambria Math"/>
              </w:rPr>
              <m:t> + </m:t>
            </m:r>
            <m:sSubSup>
              <m:sSubSupPr>
                <m:ctrlPr>
                  <w:rPr>
                    <w:rFonts w:ascii="Cambria Math" w:hAnsi="Cambria Math"/>
                  </w:rPr>
                </m:ctrlPr>
              </m:sSubSupPr>
              <m:e>
                <m:r>
                  <w:rPr>
                    <w:rFonts w:ascii="Cambria Math" w:hAnsi="Cambria Math"/>
                  </w:rPr>
                  <m:t>v</m:t>
                </m:r>
              </m:e>
              <m:sub>
                <m:r>
                  <w:rPr>
                    <w:rFonts w:ascii="Cambria Math" w:hAnsi="Cambria Math"/>
                  </w:rPr>
                  <m:t>z</m:t>
                </m:r>
              </m:sub>
              <m:sup>
                <m:r>
                  <w:rPr>
                    <w:rFonts w:ascii="Cambria Math" w:hAnsi="Cambria Math"/>
                  </w:rPr>
                  <m:t>2</m:t>
                </m:r>
              </m:sup>
            </m:sSubSup>
          </m:e>
        </m:d>
        <m:r>
          <w:rPr>
            <w:rFonts w:ascii="Cambria Math" w:hAnsi="Cambria Math"/>
          </w:rPr>
          <m:t> + 2t</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dx</m:t>
                </m:r>
              </m:sub>
            </m:sSub>
            <m:sSub>
              <m:sSubPr>
                <m:ctrlPr>
                  <w:rPr>
                    <w:rFonts w:ascii="Cambria Math" w:hAnsi="Cambria Math"/>
                  </w:rPr>
                </m:ctrlPr>
              </m:sSubPr>
              <m:e>
                <m:r>
                  <w:rPr>
                    <w:rFonts w:ascii="Cambria Math" w:hAnsi="Cambria Math"/>
                  </w:rPr>
                  <m:t>v</m:t>
                </m:r>
              </m:e>
              <m:sub>
                <m:r>
                  <w:rPr>
                    <w:rFonts w:ascii="Cambria Math" w:hAnsi="Cambria Math"/>
                  </w:rPr>
                  <m:t>x </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dx</m:t>
                </m:r>
              </m:sub>
            </m:sSub>
            <m:sSub>
              <m:sSubPr>
                <m:ctrlPr>
                  <w:rPr>
                    <w:rFonts w:ascii="Cambria Math" w:hAnsi="Cambria Math"/>
                  </w:rPr>
                </m:ctrlPr>
              </m:sSubPr>
              <m:e>
                <m:r>
                  <w:rPr>
                    <w:rFonts w:ascii="Cambria Math" w:hAnsi="Cambria Math"/>
                  </w:rPr>
                  <m:t>v</m:t>
                </m:r>
              </m:e>
              <m:sub>
                <m:r>
                  <w:rPr>
                    <w:rFonts w:ascii="Cambria Math" w:hAnsi="Cambria Math"/>
                  </w:rPr>
                  <m:t>y </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dz</m:t>
                </m:r>
              </m:sub>
            </m:sSub>
            <m:sSub>
              <m:sSubPr>
                <m:ctrlPr>
                  <w:rPr>
                    <w:rFonts w:ascii="Cambria Math" w:hAnsi="Cambria Math"/>
                  </w:rPr>
                </m:ctrlPr>
              </m:sSubPr>
              <m:e>
                <m:r>
                  <w:rPr>
                    <w:rFonts w:ascii="Cambria Math" w:hAnsi="Cambria Math"/>
                  </w:rPr>
                  <m:t>v</m:t>
                </m:r>
              </m:e>
              <m:sub>
                <m:r>
                  <w:rPr>
                    <w:rFonts w:ascii="Cambria Math" w:hAnsi="Cambria Math"/>
                  </w:rPr>
                  <m:t>z</m:t>
                </m:r>
              </m:sub>
            </m:sSub>
          </m:e>
        </m:d>
        <m:r>
          <w:rPr>
            <w:rFonts w:ascii="Cambria Math" w:hAnsi="Cambria Math"/>
          </w:rPr>
          <m:t> + </m:t>
        </m:r>
        <m:d>
          <m:dPr>
            <m:ctrlPr>
              <w:rPr>
                <w:rFonts w:ascii="Cambria Math" w:hAnsi="Cambria Math"/>
              </w:rPr>
            </m:ctrlPr>
          </m:dPr>
          <m:e>
            <m:sSubSup>
              <m:sSubSupPr>
                <m:ctrlPr>
                  <w:rPr>
                    <w:rFonts w:ascii="Cambria Math" w:hAnsi="Cambria Math"/>
                  </w:rPr>
                </m:ctrlPr>
              </m:sSubSupPr>
              <m:e>
                <m:r>
                  <w:rPr>
                    <w:rFonts w:ascii="Cambria Math" w:hAnsi="Cambria Math"/>
                  </w:rPr>
                  <m:t>x</m:t>
                </m:r>
              </m:e>
              <m:sub>
                <m:r>
                  <w:rPr>
                    <w:rFonts w:ascii="Cambria Math" w:hAnsi="Cambria Math"/>
                  </w:rPr>
                  <m:t>dx</m:t>
                </m:r>
              </m:sub>
              <m:sup>
                <m:r>
                  <w:rPr>
                    <w:rFonts w:ascii="Cambria Math" w:hAnsi="Cambria Math"/>
                  </w:rPr>
                  <m:t>2</m:t>
                </m:r>
              </m:sup>
            </m:sSubSup>
            <m:r>
              <w:rPr>
                <w:rFonts w:ascii="Cambria Math" w:hAnsi="Cambria Math"/>
              </w:rPr>
              <m:t> + </m:t>
            </m:r>
            <m:sSubSup>
              <m:sSubSupPr>
                <m:ctrlPr>
                  <w:rPr>
                    <w:rFonts w:ascii="Cambria Math" w:hAnsi="Cambria Math"/>
                  </w:rPr>
                </m:ctrlPr>
              </m:sSubSupPr>
              <m:e>
                <m:r>
                  <w:rPr>
                    <w:rFonts w:ascii="Cambria Math" w:hAnsi="Cambria Math"/>
                  </w:rPr>
                  <m:t>y</m:t>
                </m:r>
              </m:e>
              <m:sub>
                <m:r>
                  <w:rPr>
                    <w:rFonts w:ascii="Cambria Math" w:hAnsi="Cambria Math"/>
                  </w:rPr>
                  <m:t>dy</m:t>
                </m:r>
              </m:sub>
              <m:sup>
                <m:r>
                  <w:rPr>
                    <w:rFonts w:ascii="Cambria Math" w:hAnsi="Cambria Math"/>
                  </w:rPr>
                  <m:t>2</m:t>
                </m:r>
              </m:sup>
            </m:sSubSup>
            <m:r>
              <w:rPr>
                <w:rFonts w:ascii="Cambria Math" w:hAnsi="Cambria Math"/>
              </w:rPr>
              <m:t> + </m:t>
            </m:r>
            <m:sSubSup>
              <m:sSubSupPr>
                <m:ctrlPr>
                  <w:rPr>
                    <w:rFonts w:ascii="Cambria Math" w:hAnsi="Cambria Math"/>
                  </w:rPr>
                </m:ctrlPr>
              </m:sSubSupPr>
              <m:e>
                <m:r>
                  <w:rPr>
                    <w:rFonts w:ascii="Cambria Math" w:hAnsi="Cambria Math"/>
                  </w:rPr>
                  <m:t>z</m:t>
                </m:r>
              </m:e>
              <m:sub>
                <m:r>
                  <w:rPr>
                    <w:rFonts w:ascii="Cambria Math" w:hAnsi="Cambria Math"/>
                  </w:rPr>
                  <m:t>dz</m:t>
                </m:r>
              </m:sub>
              <m:sup>
                <m:r>
                  <w:rPr>
                    <w:rFonts w:ascii="Cambria Math" w:hAnsi="Cambria Math"/>
                  </w:rPr>
                  <m:t>2</m:t>
                </m:r>
              </m:sup>
            </m:sSubSup>
            <m:r>
              <w:rPr>
                <w:rFonts w:ascii="Cambria Math" w:hAnsi="Cambria Math"/>
              </w:rPr>
              <m:t> </m:t>
            </m:r>
          </m:e>
        </m:d>
      </m:oMath>
    </w:p>
    <w:p w14:paraId="24084CC6" w14:textId="2FFFDDFB" w:rsidR="00576685" w:rsidRDefault="569B6DBE" w:rsidP="00576685">
      <w:r>
        <w:t xml:space="preserve">We </w:t>
      </w:r>
      <w:r w:rsidR="472EA48F">
        <w:t>definiëren</w:t>
      </w:r>
      <w:r w:rsidR="00576685">
        <w:t>:</w:t>
      </w:r>
    </w:p>
    <w:p w14:paraId="684B2CD7" w14:textId="7079CE98" w:rsidR="569B6DBE" w:rsidRDefault="569B6DBE" w:rsidP="00576685">
      <w:pPr>
        <w:jc w:val="center"/>
      </w:pPr>
      <m:oMathPara>
        <m:oMath>
          <m:r>
            <w:rPr>
              <w:rFonts w:ascii="Cambria Math" w:hAnsi="Cambria Math"/>
            </w:rPr>
            <m:t>a = </m:t>
          </m:r>
          <m:sSubSup>
            <m:sSubSupPr>
              <m:ctrlPr>
                <w:rPr>
                  <w:rFonts w:ascii="Cambria Math" w:hAnsi="Cambria Math"/>
                </w:rPr>
              </m:ctrlPr>
            </m:sSubSupPr>
            <m:e>
              <m:r>
                <w:rPr>
                  <w:rFonts w:ascii="Cambria Math" w:hAnsi="Cambria Math"/>
                </w:rPr>
                <m:t>v</m:t>
              </m:r>
            </m:e>
            <m:sub>
              <m:r>
                <w:rPr>
                  <w:rFonts w:ascii="Cambria Math" w:hAnsi="Cambria Math"/>
                </w:rPr>
                <m:t>x</m:t>
              </m:r>
            </m:sub>
            <m:sup>
              <m:r>
                <w:rPr>
                  <w:rFonts w:ascii="Cambria Math" w:hAnsi="Cambria Math"/>
                </w:rPr>
                <m:t>2</m:t>
              </m:r>
            </m:sup>
          </m:sSubSup>
          <m:r>
            <w:rPr>
              <w:rFonts w:ascii="Cambria Math" w:hAnsi="Cambria Math"/>
            </w:rPr>
            <m:t> + </m:t>
          </m:r>
          <m:sSubSup>
            <m:sSubSupPr>
              <m:ctrlPr>
                <w:rPr>
                  <w:rFonts w:ascii="Cambria Math" w:hAnsi="Cambria Math"/>
                </w:rPr>
              </m:ctrlPr>
            </m:sSubSupPr>
            <m:e>
              <m:r>
                <w:rPr>
                  <w:rFonts w:ascii="Cambria Math" w:hAnsi="Cambria Math"/>
                </w:rPr>
                <m:t>v</m:t>
              </m:r>
            </m:e>
            <m:sub>
              <m:r>
                <w:rPr>
                  <w:rFonts w:ascii="Cambria Math" w:hAnsi="Cambria Math"/>
                </w:rPr>
                <m:t>y</m:t>
              </m:r>
            </m:sub>
            <m:sup>
              <m:r>
                <w:rPr>
                  <w:rFonts w:ascii="Cambria Math" w:hAnsi="Cambria Math"/>
                </w:rPr>
                <m:t>2</m:t>
              </m:r>
            </m:sup>
          </m:sSubSup>
          <m:r>
            <w:rPr>
              <w:rFonts w:ascii="Cambria Math" w:hAnsi="Cambria Math"/>
            </w:rPr>
            <m:t> + </m:t>
          </m:r>
          <m:sSubSup>
            <m:sSubSupPr>
              <m:ctrlPr>
                <w:rPr>
                  <w:rFonts w:ascii="Cambria Math" w:hAnsi="Cambria Math"/>
                </w:rPr>
              </m:ctrlPr>
            </m:sSubSupPr>
            <m:e>
              <m:r>
                <w:rPr>
                  <w:rFonts w:ascii="Cambria Math" w:hAnsi="Cambria Math"/>
                </w:rPr>
                <m:t>v</m:t>
              </m:r>
            </m:e>
            <m:sub>
              <m:r>
                <w:rPr>
                  <w:rFonts w:ascii="Cambria Math" w:hAnsi="Cambria Math"/>
                </w:rPr>
                <m:t>z</m:t>
              </m:r>
            </m:sub>
            <m:sup>
              <m:r>
                <w:rPr>
                  <w:rFonts w:ascii="Cambria Math" w:hAnsi="Cambria Math"/>
                </w:rPr>
                <m:t>2</m:t>
              </m:r>
            </m:sup>
          </m:sSubSup>
        </m:oMath>
      </m:oMathPara>
    </w:p>
    <w:p w14:paraId="625A6B7D" w14:textId="461FFFB0" w:rsidR="69645A0A" w:rsidRDefault="69645A0A" w:rsidP="00576685">
      <w:pPr>
        <w:jc w:val="center"/>
      </w:pPr>
      <m:oMathPara>
        <m:oMath>
          <m:r>
            <w:rPr>
              <w:rFonts w:ascii="Cambria Math" w:hAnsi="Cambria Math"/>
            </w:rPr>
            <m:t>b = </m:t>
          </m:r>
          <m:sSub>
            <m:sSubPr>
              <m:ctrlPr>
                <w:rPr>
                  <w:rFonts w:ascii="Cambria Math" w:hAnsi="Cambria Math"/>
                </w:rPr>
              </m:ctrlPr>
            </m:sSubPr>
            <m:e>
              <m:r>
                <w:rPr>
                  <w:rFonts w:ascii="Cambria Math" w:hAnsi="Cambria Math"/>
                </w:rPr>
                <m:t>x</m:t>
              </m:r>
            </m:e>
            <m:sub>
              <m:r>
                <w:rPr>
                  <w:rFonts w:ascii="Cambria Math" w:hAnsi="Cambria Math"/>
                </w:rPr>
                <m:t>dx</m:t>
              </m:r>
            </m:sub>
          </m:sSub>
          <m:sSub>
            <m:sSubPr>
              <m:ctrlPr>
                <w:rPr>
                  <w:rFonts w:ascii="Cambria Math" w:hAnsi="Cambria Math"/>
                </w:rPr>
              </m:ctrlPr>
            </m:sSubPr>
            <m:e>
              <m:r>
                <w:rPr>
                  <w:rFonts w:ascii="Cambria Math" w:hAnsi="Cambria Math"/>
                </w:rPr>
                <m:t>v</m:t>
              </m:r>
            </m:e>
            <m:sub>
              <m:r>
                <w:rPr>
                  <w:rFonts w:ascii="Cambria Math" w:hAnsi="Cambria Math"/>
                </w:rPr>
                <m:t>x </m:t>
              </m:r>
            </m:sub>
          </m:sSub>
          <m:r>
            <w:rPr>
              <w:rFonts w:ascii="Cambria Math" w:hAnsi="Cambria Math"/>
            </w:rPr>
            <m:t>+ </m:t>
          </m:r>
          <m:sSub>
            <m:sSubPr>
              <m:ctrlPr>
                <w:rPr>
                  <w:rFonts w:ascii="Cambria Math" w:hAnsi="Cambria Math"/>
                </w:rPr>
              </m:ctrlPr>
            </m:sSubPr>
            <m:e>
              <m:r>
                <w:rPr>
                  <w:rFonts w:ascii="Cambria Math" w:hAnsi="Cambria Math"/>
                </w:rPr>
                <m:t>y</m:t>
              </m:r>
            </m:e>
            <m:sub>
              <m:r>
                <w:rPr>
                  <w:rFonts w:ascii="Cambria Math" w:hAnsi="Cambria Math"/>
                </w:rPr>
                <m:t>dx</m:t>
              </m:r>
            </m:sub>
          </m:sSub>
          <m:sSub>
            <m:sSubPr>
              <m:ctrlPr>
                <w:rPr>
                  <w:rFonts w:ascii="Cambria Math" w:hAnsi="Cambria Math"/>
                </w:rPr>
              </m:ctrlPr>
            </m:sSubPr>
            <m:e>
              <m:r>
                <w:rPr>
                  <w:rFonts w:ascii="Cambria Math" w:hAnsi="Cambria Math"/>
                </w:rPr>
                <m:t>v</m:t>
              </m:r>
            </m:e>
            <m:sub>
              <m:r>
                <w:rPr>
                  <w:rFonts w:ascii="Cambria Math" w:hAnsi="Cambria Math"/>
                </w:rPr>
                <m:t>y </m:t>
              </m:r>
            </m:sub>
          </m:sSub>
          <m:r>
            <w:rPr>
              <w:rFonts w:ascii="Cambria Math" w:hAnsi="Cambria Math"/>
            </w:rPr>
            <m:t>+ </m:t>
          </m:r>
          <m:sSub>
            <m:sSubPr>
              <m:ctrlPr>
                <w:rPr>
                  <w:rFonts w:ascii="Cambria Math" w:hAnsi="Cambria Math"/>
                </w:rPr>
              </m:ctrlPr>
            </m:sSubPr>
            <m:e>
              <m:r>
                <w:rPr>
                  <w:rFonts w:ascii="Cambria Math" w:hAnsi="Cambria Math"/>
                </w:rPr>
                <m:t>z</m:t>
              </m:r>
            </m:e>
            <m:sub>
              <m:r>
                <w:rPr>
                  <w:rFonts w:ascii="Cambria Math" w:hAnsi="Cambria Math"/>
                </w:rPr>
                <m:t>dz</m:t>
              </m:r>
            </m:sub>
          </m:sSub>
          <m:sSub>
            <m:sSubPr>
              <m:ctrlPr>
                <w:rPr>
                  <w:rFonts w:ascii="Cambria Math" w:hAnsi="Cambria Math"/>
                  <w:i/>
                </w:rPr>
              </m:ctrlPr>
            </m:sSubPr>
            <m:e>
              <m:r>
                <w:rPr>
                  <w:rFonts w:ascii="Cambria Math" w:hAnsi="Cambria Math"/>
                </w:rPr>
                <m:t>v</m:t>
              </m:r>
            </m:e>
            <m:sub>
              <m:r>
                <w:rPr>
                  <w:rFonts w:ascii="Cambria Math" w:hAnsi="Cambria Math"/>
                </w:rPr>
                <m:t>z</m:t>
              </m:r>
            </m:sub>
          </m:sSub>
        </m:oMath>
      </m:oMathPara>
    </w:p>
    <w:p w14:paraId="0A56D311" w14:textId="29FD1726" w:rsidR="69645A0A" w:rsidRDefault="69645A0A" w:rsidP="00576685">
      <w:pPr>
        <w:jc w:val="center"/>
      </w:pPr>
      <m:oMathPara>
        <m:oMath>
          <m:r>
            <w:rPr>
              <w:rFonts w:ascii="Cambria Math" w:hAnsi="Cambria Math"/>
            </w:rPr>
            <m:t>c = </m:t>
          </m:r>
          <m:sSubSup>
            <m:sSubSupPr>
              <m:ctrlPr>
                <w:rPr>
                  <w:rFonts w:ascii="Cambria Math" w:hAnsi="Cambria Math"/>
                </w:rPr>
              </m:ctrlPr>
            </m:sSubSupPr>
            <m:e>
              <m:r>
                <w:rPr>
                  <w:rFonts w:ascii="Cambria Math" w:hAnsi="Cambria Math"/>
                </w:rPr>
                <m:t>x</m:t>
              </m:r>
            </m:e>
            <m:sub>
              <m:r>
                <w:rPr>
                  <w:rFonts w:ascii="Cambria Math" w:hAnsi="Cambria Math"/>
                </w:rPr>
                <m:t>dx</m:t>
              </m:r>
            </m:sub>
            <m:sup>
              <m:r>
                <w:rPr>
                  <w:rFonts w:ascii="Cambria Math" w:hAnsi="Cambria Math"/>
                </w:rPr>
                <m:t>2</m:t>
              </m:r>
            </m:sup>
          </m:sSubSup>
          <m:r>
            <w:rPr>
              <w:rFonts w:ascii="Cambria Math" w:hAnsi="Cambria Math"/>
            </w:rPr>
            <m:t> + </m:t>
          </m:r>
          <m:sSubSup>
            <m:sSubSupPr>
              <m:ctrlPr>
                <w:rPr>
                  <w:rFonts w:ascii="Cambria Math" w:hAnsi="Cambria Math"/>
                </w:rPr>
              </m:ctrlPr>
            </m:sSubSupPr>
            <m:e>
              <m:r>
                <w:rPr>
                  <w:rFonts w:ascii="Cambria Math" w:hAnsi="Cambria Math"/>
                </w:rPr>
                <m:t>y</m:t>
              </m:r>
            </m:e>
            <m:sub>
              <m:r>
                <w:rPr>
                  <w:rFonts w:ascii="Cambria Math" w:hAnsi="Cambria Math"/>
                </w:rPr>
                <m:t>dy</m:t>
              </m:r>
            </m:sub>
            <m:sup>
              <m:r>
                <w:rPr>
                  <w:rFonts w:ascii="Cambria Math" w:hAnsi="Cambria Math"/>
                </w:rPr>
                <m:t>2</m:t>
              </m:r>
            </m:sup>
          </m:sSubSup>
          <m:r>
            <w:rPr>
              <w:rFonts w:ascii="Cambria Math" w:hAnsi="Cambria Math"/>
            </w:rPr>
            <m:t> + </m:t>
          </m:r>
          <m:sSubSup>
            <m:sSubSupPr>
              <m:ctrlPr>
                <w:rPr>
                  <w:rFonts w:ascii="Cambria Math" w:hAnsi="Cambria Math"/>
                </w:rPr>
              </m:ctrlPr>
            </m:sSubSupPr>
            <m:e>
              <m:r>
                <w:rPr>
                  <w:rFonts w:ascii="Cambria Math" w:hAnsi="Cambria Math"/>
                </w:rPr>
                <m:t>z</m:t>
              </m:r>
            </m:e>
            <m:sub>
              <m:r>
                <w:rPr>
                  <w:rFonts w:ascii="Cambria Math" w:hAnsi="Cambria Math"/>
                </w:rPr>
                <m:t>dz</m:t>
              </m:r>
            </m:sub>
            <m:sup>
              <m:r>
                <w:rPr>
                  <w:rFonts w:ascii="Cambria Math" w:hAnsi="Cambria Math"/>
                </w:rPr>
                <m:t>2</m:t>
              </m:r>
            </m:sup>
          </m:sSubSup>
        </m:oMath>
      </m:oMathPara>
    </w:p>
    <w:p w14:paraId="2B215A5C" w14:textId="2E8B8423" w:rsidR="123B5279" w:rsidRDefault="123B5279" w:rsidP="69645A0A">
      <w:r>
        <w:t>Dit is handig om overzichtelijker te werken.</w:t>
      </w:r>
    </w:p>
    <w:p w14:paraId="4C063D8E" w14:textId="45C698CC" w:rsidR="51CF1821" w:rsidRDefault="51CF1821" w:rsidP="69645A0A">
      <w:r>
        <w:t>Invullen geeft:</w:t>
      </w:r>
    </w:p>
    <w:p w14:paraId="64DA938F" w14:textId="0D0817AE" w:rsidR="69645A0A" w:rsidRDefault="69645A0A" w:rsidP="69645A0A">
      <m:oMathPara>
        <m:oMath>
          <m:r>
            <w:rPr>
              <w:rFonts w:ascii="Cambria Math" w:hAnsi="Cambria Math"/>
            </w:rPr>
            <m:t>D</m:t>
          </m:r>
          <m:d>
            <m:dPr>
              <m:ctrlPr>
                <w:rPr>
                  <w:rFonts w:ascii="Cambria Math" w:hAnsi="Cambria Math"/>
                </w:rPr>
              </m:ctrlPr>
            </m:dPr>
            <m:e>
              <m:r>
                <w:rPr>
                  <w:rFonts w:ascii="Cambria Math" w:hAnsi="Cambria Math"/>
                </w:rPr>
                <m:t>t</m:t>
              </m:r>
            </m:e>
          </m:d>
          <m:r>
            <w:rPr>
              <w:rFonts w:ascii="Cambria Math" w:hAnsi="Cambria Math"/>
            </w:rPr>
            <m:t> = a×</m:t>
          </m:r>
          <m:sSup>
            <m:sSupPr>
              <m:ctrlPr>
                <w:rPr>
                  <w:rFonts w:ascii="Cambria Math" w:hAnsi="Cambria Math"/>
                </w:rPr>
              </m:ctrlPr>
            </m:sSupPr>
            <m:e>
              <m:r>
                <w:rPr>
                  <w:rFonts w:ascii="Cambria Math" w:hAnsi="Cambria Math"/>
                </w:rPr>
                <m:t>t</m:t>
              </m:r>
            </m:e>
            <m:sup>
              <m:r>
                <w:rPr>
                  <w:rFonts w:ascii="Cambria Math" w:hAnsi="Cambria Math"/>
                </w:rPr>
                <m:t>2</m:t>
              </m:r>
            </m:sup>
          </m:sSup>
          <m:r>
            <w:rPr>
              <w:rFonts w:ascii="Cambria Math" w:hAnsi="Cambria Math"/>
            </w:rPr>
            <m:t> + 2bt + c</m:t>
          </m:r>
        </m:oMath>
      </m:oMathPara>
    </w:p>
    <w:p w14:paraId="2C11800C" w14:textId="4B6C38A8" w:rsidR="4D4BE6D3" w:rsidRDefault="4D4BE6D3" w:rsidP="69645A0A">
      <w:r>
        <w:t xml:space="preserve">Wij zijn </w:t>
      </w:r>
      <w:r w:rsidR="0D1AFC4C">
        <w:t>geïnteresseerd</w:t>
      </w:r>
      <w:r>
        <w:t xml:space="preserve"> in de minimaal waarde van D(t). Dit zal ons namelijk de (kwadraat van de) afstand van de baan van de neutron tot de U23</w:t>
      </w:r>
      <w:r w:rsidR="30542F0C">
        <w:t>5 kern geven.</w:t>
      </w:r>
    </w:p>
    <w:p w14:paraId="75D8AF77" w14:textId="5B8B560C" w:rsidR="30542F0C" w:rsidRDefault="30542F0C" w:rsidP="69645A0A">
      <w:r>
        <w:t xml:space="preserve">Bij de minimale waarde van </w:t>
      </w:r>
      <w:r w:rsidR="27B706C0">
        <w:t>D(t) geld D’(t) = 0</w:t>
      </w:r>
    </w:p>
    <w:p w14:paraId="0B271BFF" w14:textId="00EB4456" w:rsidR="69645A0A" w:rsidRDefault="0014563D" w:rsidP="69645A0A">
      <m:oMathPara>
        <m:oMath>
          <m:sSup>
            <m:sSupPr>
              <m:ctrlPr>
                <w:rPr>
                  <w:rFonts w:ascii="Cambria Math" w:hAnsi="Cambria Math"/>
                </w:rPr>
              </m:ctrlPr>
            </m:sSupPr>
            <m:e>
              <m:r>
                <w:rPr>
                  <w:rFonts w:ascii="Cambria Math" w:hAnsi="Cambria Math"/>
                </w:rPr>
                <m:t>D</m:t>
              </m:r>
            </m:e>
            <m:sup>
              <m:r>
                <w:rPr>
                  <w:rFonts w:ascii="Cambria Math" w:hAnsi="Cambria Math"/>
                </w:rPr>
                <m:t>'</m:t>
              </m:r>
            </m:sup>
          </m:sSup>
          <m:d>
            <m:dPr>
              <m:ctrlPr>
                <w:rPr>
                  <w:rFonts w:ascii="Cambria Math" w:hAnsi="Cambria Math"/>
                </w:rPr>
              </m:ctrlPr>
            </m:dPr>
            <m:e>
              <m:r>
                <w:rPr>
                  <w:rFonts w:ascii="Cambria Math" w:hAnsi="Cambria Math"/>
                </w:rPr>
                <m:t>t</m:t>
              </m:r>
            </m:e>
          </m:d>
          <m:r>
            <w:rPr>
              <w:rFonts w:ascii="Cambria Math" w:hAnsi="Cambria Math"/>
            </w:rPr>
            <m:t> = 2a×t + 2b = 0 </m:t>
          </m:r>
        </m:oMath>
      </m:oMathPara>
    </w:p>
    <w:p w14:paraId="3900715D" w14:textId="0552080A" w:rsidR="135BF11D" w:rsidRDefault="135BF11D" w:rsidP="69645A0A">
      <w:r>
        <w:t xml:space="preserve">Dus </w:t>
      </w:r>
      <m:oMath>
        <m:r>
          <w:rPr>
            <w:rFonts w:ascii="Cambria Math" w:hAnsi="Cambria Math"/>
          </w:rPr>
          <m:t>t = -</m:t>
        </m:r>
        <m:f>
          <m:fPr>
            <m:ctrlPr>
              <w:rPr>
                <w:rFonts w:ascii="Cambria Math" w:hAnsi="Cambria Math"/>
              </w:rPr>
            </m:ctrlPr>
          </m:fPr>
          <m:num>
            <m:r>
              <w:rPr>
                <w:rFonts w:ascii="Cambria Math" w:hAnsi="Cambria Math"/>
              </w:rPr>
              <m:t>b</m:t>
            </m:r>
          </m:num>
          <m:den>
            <m:r>
              <w:rPr>
                <w:rFonts w:ascii="Cambria Math" w:hAnsi="Cambria Math"/>
              </w:rPr>
              <m:t>a</m:t>
            </m:r>
          </m:den>
        </m:f>
      </m:oMath>
    </w:p>
    <w:p w14:paraId="0D5AB2CC" w14:textId="3921DB84" w:rsidR="29B0A9EF" w:rsidRDefault="29B0A9EF" w:rsidP="69645A0A">
      <w:r>
        <w:t xml:space="preserve">Deze waarde van t noemen we </w:t>
      </w:r>
      <m:oMath>
        <m:sSub>
          <m:sSubPr>
            <m:ctrlPr>
              <w:rPr>
                <w:rFonts w:ascii="Cambria Math" w:hAnsi="Cambria Math"/>
              </w:rPr>
            </m:ctrlPr>
          </m:sSubPr>
          <m:e>
            <m:r>
              <w:rPr>
                <w:rFonts w:ascii="Cambria Math" w:hAnsi="Cambria Math"/>
              </w:rPr>
              <m:t>t</m:t>
            </m:r>
          </m:e>
          <m:sub>
            <m:r>
              <w:rPr>
                <w:rFonts w:ascii="Cambria Math" w:hAnsi="Cambria Math"/>
              </w:rPr>
              <m:t>min</m:t>
            </m:r>
          </m:sub>
        </m:sSub>
      </m:oMath>
      <w:r w:rsidR="2FE54251">
        <w:t xml:space="preserve"> want deze waarde van t hoort bij het punt waar D(t) minimaal is.</w:t>
      </w:r>
    </w:p>
    <w:p w14:paraId="6F3F04B7" w14:textId="632A9C71" w:rsidR="2FE54251" w:rsidRDefault="2FE54251" w:rsidP="69645A0A">
      <w:r>
        <w:t xml:space="preserve">Invullen van </w:t>
      </w:r>
      <m:oMath>
        <m:sSub>
          <m:sSubPr>
            <m:ctrlPr>
              <w:rPr>
                <w:rFonts w:ascii="Cambria Math" w:hAnsi="Cambria Math"/>
              </w:rPr>
            </m:ctrlPr>
          </m:sSubPr>
          <m:e>
            <m:r>
              <w:rPr>
                <w:rFonts w:ascii="Cambria Math" w:hAnsi="Cambria Math"/>
              </w:rPr>
              <m:t>t</m:t>
            </m:r>
          </m:e>
          <m:sub>
            <m:r>
              <w:rPr>
                <w:rFonts w:ascii="Cambria Math" w:hAnsi="Cambria Math"/>
              </w:rPr>
              <m:t>min</m:t>
            </m:r>
          </m:sub>
        </m:sSub>
      </m:oMath>
      <w:r w:rsidR="0E81FF52">
        <w:t xml:space="preserve"> in D(t) geeft:</w:t>
      </w:r>
    </w:p>
    <w:p w14:paraId="121CB47C" w14:textId="0692DE1E" w:rsidR="69645A0A" w:rsidRDefault="69645A0A" w:rsidP="69645A0A">
      <m:oMathPara>
        <m:oMath>
          <m:r>
            <w:rPr>
              <w:rFonts w:ascii="Cambria Math" w:hAnsi="Cambria Math"/>
            </w:rPr>
            <m:t>D</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min</m:t>
                  </m:r>
                </m:sub>
              </m:sSub>
            </m:e>
          </m:d>
          <m:r>
            <w:rPr>
              <w:rFonts w:ascii="Cambria Math" w:hAnsi="Cambria Math"/>
            </w:rPr>
            <m:t> = a×</m:t>
          </m:r>
          <m:sSup>
            <m:sSupPr>
              <m:ctrlPr>
                <w:rPr>
                  <w:rFonts w:ascii="Cambria Math" w:hAnsi="Cambria Math"/>
                </w:rPr>
              </m:ctrlPr>
            </m:sSupPr>
            <m:e>
              <m:d>
                <m:dPr>
                  <m:ctrlPr>
                    <w:rPr>
                      <w:rFonts w:ascii="Cambria Math" w:hAnsi="Cambria Math"/>
                    </w:rPr>
                  </m:ctrlPr>
                </m:dPr>
                <m:e>
                  <m:r>
                    <w:rPr>
                      <w:rFonts w:ascii="Cambria Math" w:hAnsi="Cambria Math"/>
                    </w:rPr>
                    <m:t>-</m:t>
                  </m:r>
                  <m:f>
                    <m:fPr>
                      <m:ctrlPr>
                        <w:rPr>
                          <w:rFonts w:ascii="Cambria Math" w:hAnsi="Cambria Math"/>
                        </w:rPr>
                      </m:ctrlPr>
                    </m:fPr>
                    <m:num>
                      <m:r>
                        <w:rPr>
                          <w:rFonts w:ascii="Cambria Math" w:hAnsi="Cambria Math"/>
                        </w:rPr>
                        <m:t>b</m:t>
                      </m:r>
                    </m:num>
                    <m:den>
                      <m:r>
                        <w:rPr>
                          <w:rFonts w:ascii="Cambria Math" w:hAnsi="Cambria Math"/>
                        </w:rPr>
                        <m:t>a</m:t>
                      </m:r>
                    </m:den>
                  </m:f>
                </m:e>
              </m:d>
            </m:e>
            <m:sup>
              <m:r>
                <w:rPr>
                  <w:rFonts w:ascii="Cambria Math" w:hAnsi="Cambria Math"/>
                </w:rPr>
                <m:t>2</m:t>
              </m:r>
            </m:sup>
          </m:sSup>
          <m:r>
            <w:rPr>
              <w:rFonts w:ascii="Cambria Math" w:hAnsi="Cambria Math"/>
            </w:rPr>
            <m:t>+ 2b ×</m:t>
          </m:r>
          <m:d>
            <m:dPr>
              <m:ctrlPr>
                <w:rPr>
                  <w:rFonts w:ascii="Cambria Math" w:hAnsi="Cambria Math"/>
                </w:rPr>
              </m:ctrlPr>
            </m:dPr>
            <m:e>
              <m:r>
                <w:rPr>
                  <w:rFonts w:ascii="Cambria Math" w:hAnsi="Cambria Math"/>
                </w:rPr>
                <m:t>-</m:t>
              </m:r>
              <m:f>
                <m:fPr>
                  <m:ctrlPr>
                    <w:rPr>
                      <w:rFonts w:ascii="Cambria Math" w:hAnsi="Cambria Math"/>
                    </w:rPr>
                  </m:ctrlPr>
                </m:fPr>
                <m:num>
                  <m:r>
                    <w:rPr>
                      <w:rFonts w:ascii="Cambria Math" w:hAnsi="Cambria Math"/>
                    </w:rPr>
                    <m:t>b</m:t>
                  </m:r>
                </m:num>
                <m:den>
                  <m:r>
                    <w:rPr>
                      <w:rFonts w:ascii="Cambria Math" w:hAnsi="Cambria Math"/>
                    </w:rPr>
                    <m:t>a</m:t>
                  </m:r>
                </m:den>
              </m:f>
            </m:e>
          </m:d>
          <m:r>
            <w:rPr>
              <w:rFonts w:ascii="Cambria Math" w:hAnsi="Cambria Math"/>
            </w:rPr>
            <m:t>+c</m:t>
          </m:r>
        </m:oMath>
      </m:oMathPara>
    </w:p>
    <w:p w14:paraId="5F1EB368" w14:textId="47835882" w:rsidR="69645A0A" w:rsidRDefault="69645A0A" w:rsidP="69645A0A">
      <m:oMathPara>
        <m:oMath>
          <m:r>
            <w:rPr>
              <w:rFonts w:ascii="Cambria Math" w:hAnsi="Cambria Math"/>
            </w:rPr>
            <m:t>D</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min</m:t>
                  </m:r>
                </m:sub>
              </m:sSub>
            </m:e>
          </m:d>
          <m:r>
            <w:rPr>
              <w:rFonts w:ascii="Cambria Math" w:hAnsi="Cambria Math"/>
            </w:rPr>
            <m:t> = a×</m:t>
          </m:r>
          <m:f>
            <m:fPr>
              <m:ctrlPr>
                <w:rPr>
                  <w:rFonts w:ascii="Cambria Math" w:hAnsi="Cambria Math"/>
                </w:rPr>
              </m:ctrlPr>
            </m:fPr>
            <m:num>
              <m:sSup>
                <m:sSupPr>
                  <m:ctrlPr>
                    <w:rPr>
                      <w:rFonts w:ascii="Cambria Math" w:hAnsi="Cambria Math"/>
                    </w:rPr>
                  </m:ctrlPr>
                </m:sSupPr>
                <m:e>
                  <m:r>
                    <w:rPr>
                      <w:rFonts w:ascii="Cambria Math" w:hAnsi="Cambria Math"/>
                    </w:rPr>
                    <m:t>b</m:t>
                  </m:r>
                </m:e>
                <m:sup>
                  <m:r>
                    <w:rPr>
                      <w:rFonts w:ascii="Cambria Math" w:hAnsi="Cambria Math"/>
                    </w:rPr>
                    <m:t>2</m:t>
                  </m:r>
                </m:sup>
              </m:sSup>
            </m:num>
            <m:den>
              <m:sSup>
                <m:sSupPr>
                  <m:ctrlPr>
                    <w:rPr>
                      <w:rFonts w:ascii="Cambria Math" w:hAnsi="Cambria Math"/>
                    </w:rPr>
                  </m:ctrlPr>
                </m:sSupPr>
                <m:e>
                  <m:r>
                    <w:rPr>
                      <w:rFonts w:ascii="Cambria Math" w:hAnsi="Cambria Math"/>
                    </w:rPr>
                    <m:t>a</m:t>
                  </m:r>
                </m:e>
                <m:sup>
                  <m:r>
                    <w:rPr>
                      <w:rFonts w:ascii="Cambria Math" w:hAnsi="Cambria Math"/>
                    </w:rPr>
                    <m:t>2</m:t>
                  </m:r>
                </m:sup>
              </m:sSup>
            </m:den>
          </m:f>
          <m:r>
            <w:rPr>
              <w:rFonts w:ascii="Cambria Math" w:hAnsi="Cambria Math"/>
            </w:rPr>
            <m:t>+ 2b ×</m:t>
          </m:r>
          <m:d>
            <m:dPr>
              <m:ctrlPr>
                <w:rPr>
                  <w:rFonts w:ascii="Cambria Math" w:hAnsi="Cambria Math"/>
                </w:rPr>
              </m:ctrlPr>
            </m:dPr>
            <m:e>
              <m:r>
                <w:rPr>
                  <w:rFonts w:ascii="Cambria Math" w:hAnsi="Cambria Math"/>
                </w:rPr>
                <m:t>-</m:t>
              </m:r>
              <m:f>
                <m:fPr>
                  <m:ctrlPr>
                    <w:rPr>
                      <w:rFonts w:ascii="Cambria Math" w:hAnsi="Cambria Math"/>
                    </w:rPr>
                  </m:ctrlPr>
                </m:fPr>
                <m:num>
                  <m:r>
                    <w:rPr>
                      <w:rFonts w:ascii="Cambria Math" w:hAnsi="Cambria Math"/>
                    </w:rPr>
                    <m:t>b</m:t>
                  </m:r>
                </m:num>
                <m:den>
                  <m:r>
                    <w:rPr>
                      <w:rFonts w:ascii="Cambria Math" w:hAnsi="Cambria Math"/>
                    </w:rPr>
                    <m:t>a</m:t>
                  </m:r>
                </m:den>
              </m:f>
            </m:e>
          </m:d>
          <m:r>
            <w:rPr>
              <w:rFonts w:ascii="Cambria Math" w:hAnsi="Cambria Math"/>
            </w:rPr>
            <m:t>+c</m:t>
          </m:r>
        </m:oMath>
      </m:oMathPara>
    </w:p>
    <w:p w14:paraId="0C07779A" w14:textId="34378BC3" w:rsidR="69645A0A" w:rsidRDefault="69645A0A" w:rsidP="69645A0A">
      <m:oMathPara>
        <m:oMath>
          <m:r>
            <w:rPr>
              <w:rFonts w:ascii="Cambria Math" w:hAnsi="Cambria Math"/>
            </w:rPr>
            <m:t>D</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min</m:t>
                  </m:r>
                </m:sub>
              </m:sSub>
            </m:e>
          </m:d>
          <m:r>
            <w:rPr>
              <w:rFonts w:ascii="Cambria Math" w:hAnsi="Cambria Math"/>
            </w:rPr>
            <m:t> = </m:t>
          </m:r>
          <m:f>
            <m:fPr>
              <m:ctrlPr>
                <w:rPr>
                  <w:rFonts w:ascii="Cambria Math" w:hAnsi="Cambria Math"/>
                </w:rPr>
              </m:ctrlPr>
            </m:fPr>
            <m:num>
              <m:sSup>
                <m:sSupPr>
                  <m:ctrlPr>
                    <w:rPr>
                      <w:rFonts w:ascii="Cambria Math" w:hAnsi="Cambria Math"/>
                    </w:rPr>
                  </m:ctrlPr>
                </m:sSupPr>
                <m:e>
                  <m:r>
                    <w:rPr>
                      <w:rFonts w:ascii="Cambria Math" w:hAnsi="Cambria Math"/>
                    </w:rPr>
                    <m:t>b</m:t>
                  </m:r>
                </m:e>
                <m:sup>
                  <m:r>
                    <w:rPr>
                      <w:rFonts w:ascii="Cambria Math" w:hAnsi="Cambria Math"/>
                    </w:rPr>
                    <m:t>2</m:t>
                  </m:r>
                </m:sup>
              </m:sSup>
            </m:num>
            <m:den>
              <m:r>
                <w:rPr>
                  <w:rFonts w:ascii="Cambria Math" w:hAnsi="Cambria Math"/>
                </w:rPr>
                <m:t>a</m:t>
              </m:r>
            </m:den>
          </m:f>
          <m:r>
            <w:rPr>
              <w:rFonts w:ascii="Cambria Math" w:hAnsi="Cambria Math"/>
            </w:rPr>
            <m:t>- 2</m:t>
          </m:r>
          <m:f>
            <m:fPr>
              <m:ctrlPr>
                <w:rPr>
                  <w:rFonts w:ascii="Cambria Math" w:hAnsi="Cambria Math"/>
                </w:rPr>
              </m:ctrlPr>
            </m:fPr>
            <m:num>
              <m:sSup>
                <m:sSupPr>
                  <m:ctrlPr>
                    <w:rPr>
                      <w:rFonts w:ascii="Cambria Math" w:hAnsi="Cambria Math"/>
                    </w:rPr>
                  </m:ctrlPr>
                </m:sSupPr>
                <m:e>
                  <m:r>
                    <w:rPr>
                      <w:rFonts w:ascii="Cambria Math" w:hAnsi="Cambria Math"/>
                    </w:rPr>
                    <m:t>b</m:t>
                  </m:r>
                </m:e>
                <m:sup>
                  <m:r>
                    <w:rPr>
                      <w:rFonts w:ascii="Cambria Math" w:hAnsi="Cambria Math"/>
                    </w:rPr>
                    <m:t>2</m:t>
                  </m:r>
                </m:sup>
              </m:sSup>
            </m:num>
            <m:den>
              <m:r>
                <w:rPr>
                  <w:rFonts w:ascii="Cambria Math" w:hAnsi="Cambria Math"/>
                </w:rPr>
                <m:t>a</m:t>
              </m:r>
            </m:den>
          </m:f>
          <m:r>
            <w:rPr>
              <w:rFonts w:ascii="Cambria Math" w:hAnsi="Cambria Math"/>
            </w:rPr>
            <m:t>+c</m:t>
          </m:r>
        </m:oMath>
      </m:oMathPara>
    </w:p>
    <w:p w14:paraId="0CDC78A7" w14:textId="012E771E" w:rsidR="69645A0A" w:rsidRDefault="69645A0A" w:rsidP="69645A0A">
      <m:oMathPara>
        <m:oMath>
          <m:r>
            <w:rPr>
              <w:rFonts w:ascii="Cambria Math" w:hAnsi="Cambria Math"/>
            </w:rPr>
            <m:t>D</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min</m:t>
                  </m:r>
                </m:sub>
              </m:sSub>
            </m:e>
          </m:d>
          <m:r>
            <w:rPr>
              <w:rFonts w:ascii="Cambria Math" w:hAnsi="Cambria Math"/>
            </w:rPr>
            <m:t> = -</m:t>
          </m:r>
          <m:f>
            <m:fPr>
              <m:ctrlPr>
                <w:rPr>
                  <w:rFonts w:ascii="Cambria Math" w:hAnsi="Cambria Math"/>
                </w:rPr>
              </m:ctrlPr>
            </m:fPr>
            <m:num>
              <m:sSup>
                <m:sSupPr>
                  <m:ctrlPr>
                    <w:rPr>
                      <w:rFonts w:ascii="Cambria Math" w:hAnsi="Cambria Math"/>
                    </w:rPr>
                  </m:ctrlPr>
                </m:sSupPr>
                <m:e>
                  <m:r>
                    <w:rPr>
                      <w:rFonts w:ascii="Cambria Math" w:hAnsi="Cambria Math"/>
                    </w:rPr>
                    <m:t>b</m:t>
                  </m:r>
                </m:e>
                <m:sup>
                  <m:r>
                    <w:rPr>
                      <w:rFonts w:ascii="Cambria Math" w:hAnsi="Cambria Math"/>
                    </w:rPr>
                    <m:t>2</m:t>
                  </m:r>
                </m:sup>
              </m:sSup>
            </m:num>
            <m:den>
              <m:r>
                <w:rPr>
                  <w:rFonts w:ascii="Cambria Math" w:hAnsi="Cambria Math"/>
                </w:rPr>
                <m:t>a</m:t>
              </m:r>
            </m:den>
          </m:f>
          <m:r>
            <w:rPr>
              <w:rFonts w:ascii="Cambria Math" w:hAnsi="Cambria Math"/>
            </w:rPr>
            <m:t>+c</m:t>
          </m:r>
        </m:oMath>
      </m:oMathPara>
    </w:p>
    <w:p w14:paraId="31206873" w14:textId="49410A69" w:rsidR="69645A0A" w:rsidRDefault="69645A0A" w:rsidP="69645A0A">
      <m:oMath>
        <m:r>
          <w:rPr>
            <w:rFonts w:ascii="Cambria Math" w:hAnsi="Cambria Math"/>
          </w:rPr>
          <m:t>D</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min</m:t>
                </m:r>
              </m:sub>
            </m:sSub>
          </m:e>
        </m:d>
      </m:oMath>
      <w:r w:rsidR="68588599">
        <w:t xml:space="preserve"> kunnen we noteren als </w:t>
      </w:r>
      <m:oMath>
        <m:r>
          <w:rPr>
            <w:rFonts w:ascii="Cambria Math" w:hAnsi="Cambria Math"/>
          </w:rPr>
          <m:t>d</m:t>
        </m:r>
        <m:sSup>
          <m:sSupPr>
            <m:ctrlPr>
              <w:rPr>
                <w:rFonts w:ascii="Cambria Math" w:hAnsi="Cambria Math"/>
              </w:rPr>
            </m:ctrlPr>
          </m:sSupPr>
          <m:e>
            <m:d>
              <m:dPr>
                <m:ctrlPr>
                  <w:rPr>
                    <w:rFonts w:ascii="Cambria Math" w:hAnsi="Cambria Math"/>
                  </w:rPr>
                </m:ctrlPr>
              </m:dPr>
              <m:e>
                <m:r>
                  <w:rPr>
                    <w:rFonts w:ascii="Cambria Math" w:hAnsi="Cambria Math"/>
                  </w:rPr>
                  <m:t>l,U</m:t>
                </m:r>
              </m:e>
            </m:d>
          </m:e>
          <m:sup>
            <m:r>
              <w:rPr>
                <w:rFonts w:ascii="Cambria Math" w:hAnsi="Cambria Math"/>
              </w:rPr>
              <m:t>2</m:t>
            </m:r>
          </m:sup>
        </m:sSup>
      </m:oMath>
      <w:r w:rsidR="046CE863">
        <w:t xml:space="preserve">omdat </w:t>
      </w:r>
      <m:oMath>
        <m:r>
          <w:rPr>
            <w:rFonts w:ascii="Cambria Math" w:hAnsi="Cambria Math"/>
          </w:rPr>
          <m:t>D</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min</m:t>
                </m:r>
              </m:sub>
            </m:sSub>
          </m:e>
        </m:d>
      </m:oMath>
      <w:r w:rsidR="5E20CD71">
        <w:t xml:space="preserve"> het kwadraat van de afstand tussen de baan van de neutron en de Uranium kern is.</w:t>
      </w:r>
    </w:p>
    <w:p w14:paraId="1177DCCB" w14:textId="2C201C20" w:rsidR="69645A0A" w:rsidRDefault="69645A0A" w:rsidP="69645A0A">
      <m:oMath>
        <m:r>
          <w:rPr>
            <w:rFonts w:ascii="Cambria Math" w:hAnsi="Cambria Math"/>
          </w:rPr>
          <m:t>a,b,c </m:t>
        </m:r>
      </m:oMath>
      <w:r w:rsidR="07C61DB8">
        <w:t>w</w:t>
      </w:r>
      <w:r w:rsidR="10B53625">
        <w:t>eer invullen geeft</w:t>
      </w:r>
      <w:r w:rsidR="575E54B4">
        <w:t>:</w:t>
      </w:r>
    </w:p>
    <w:p w14:paraId="42CD0AF7" w14:textId="7F8F3778" w:rsidR="69645A0A" w:rsidRDefault="69645A0A" w:rsidP="69645A0A">
      <m:oMathPara>
        <m:oMath>
          <m:r>
            <w:rPr>
              <w:rFonts w:ascii="Cambria Math" w:hAnsi="Cambria Math"/>
            </w:rPr>
            <m:t>d</m:t>
          </m:r>
          <m:sSup>
            <m:sSupPr>
              <m:ctrlPr>
                <w:rPr>
                  <w:rFonts w:ascii="Cambria Math" w:hAnsi="Cambria Math"/>
                </w:rPr>
              </m:ctrlPr>
            </m:sSupPr>
            <m:e>
              <m:d>
                <m:dPr>
                  <m:ctrlPr>
                    <w:rPr>
                      <w:rFonts w:ascii="Cambria Math" w:hAnsi="Cambria Math"/>
                    </w:rPr>
                  </m:ctrlPr>
                </m:dPr>
                <m:e>
                  <m:r>
                    <w:rPr>
                      <w:rFonts w:ascii="Cambria Math" w:hAnsi="Cambria Math"/>
                    </w:rPr>
                    <m:t>l,U</m:t>
                  </m:r>
                </m:e>
              </m:d>
            </m:e>
            <m:sup>
              <m:r>
                <w:rPr>
                  <w:rFonts w:ascii="Cambria Math" w:hAnsi="Cambria Math"/>
                </w:rPr>
                <m:t>2</m:t>
              </m:r>
            </m:sup>
          </m:sSup>
          <m:r>
            <w:rPr>
              <w:rFonts w:ascii="Cambria Math" w:hAnsi="Cambria Math"/>
            </w:rPr>
            <m:t> = -</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dx</m:t>
                          </m:r>
                        </m:sub>
                      </m:sSub>
                      <m:sSub>
                        <m:sSubPr>
                          <m:ctrlPr>
                            <w:rPr>
                              <w:rFonts w:ascii="Cambria Math" w:hAnsi="Cambria Math"/>
                            </w:rPr>
                          </m:ctrlPr>
                        </m:sSubPr>
                        <m:e>
                          <m:r>
                            <w:rPr>
                              <w:rFonts w:ascii="Cambria Math" w:hAnsi="Cambria Math"/>
                            </w:rPr>
                            <m:t>v</m:t>
                          </m:r>
                        </m:e>
                        <m:sub>
                          <m:r>
                            <w:rPr>
                              <w:rFonts w:ascii="Cambria Math" w:hAnsi="Cambria Math"/>
                            </w:rPr>
                            <m:t>x </m:t>
                          </m:r>
                        </m:sub>
                      </m:sSub>
                      <m:r>
                        <w:rPr>
                          <w:rFonts w:ascii="Cambria Math" w:hAnsi="Cambria Math"/>
                        </w:rPr>
                        <m:t>+ </m:t>
                      </m:r>
                      <m:sSub>
                        <m:sSubPr>
                          <m:ctrlPr>
                            <w:rPr>
                              <w:rFonts w:ascii="Cambria Math" w:hAnsi="Cambria Math"/>
                            </w:rPr>
                          </m:ctrlPr>
                        </m:sSubPr>
                        <m:e>
                          <m:r>
                            <w:rPr>
                              <w:rFonts w:ascii="Cambria Math" w:hAnsi="Cambria Math"/>
                            </w:rPr>
                            <m:t>y</m:t>
                          </m:r>
                        </m:e>
                        <m:sub>
                          <m:r>
                            <w:rPr>
                              <w:rFonts w:ascii="Cambria Math" w:hAnsi="Cambria Math"/>
                            </w:rPr>
                            <m:t>dx</m:t>
                          </m:r>
                        </m:sub>
                      </m:sSub>
                      <m:sSub>
                        <m:sSubPr>
                          <m:ctrlPr>
                            <w:rPr>
                              <w:rFonts w:ascii="Cambria Math" w:hAnsi="Cambria Math"/>
                            </w:rPr>
                          </m:ctrlPr>
                        </m:sSubPr>
                        <m:e>
                          <m:r>
                            <w:rPr>
                              <w:rFonts w:ascii="Cambria Math" w:hAnsi="Cambria Math"/>
                            </w:rPr>
                            <m:t>v</m:t>
                          </m:r>
                        </m:e>
                        <m:sub>
                          <m:r>
                            <w:rPr>
                              <w:rFonts w:ascii="Cambria Math" w:hAnsi="Cambria Math"/>
                            </w:rPr>
                            <m:t>y </m:t>
                          </m:r>
                        </m:sub>
                      </m:sSub>
                      <m:r>
                        <w:rPr>
                          <w:rFonts w:ascii="Cambria Math" w:hAnsi="Cambria Math"/>
                        </w:rPr>
                        <m:t>+ </m:t>
                      </m:r>
                      <m:sSub>
                        <m:sSubPr>
                          <m:ctrlPr>
                            <w:rPr>
                              <w:rFonts w:ascii="Cambria Math" w:hAnsi="Cambria Math"/>
                            </w:rPr>
                          </m:ctrlPr>
                        </m:sSubPr>
                        <m:e>
                          <m:r>
                            <w:rPr>
                              <w:rFonts w:ascii="Cambria Math" w:hAnsi="Cambria Math"/>
                            </w:rPr>
                            <m:t>z</m:t>
                          </m:r>
                        </m:e>
                        <m:sub>
                          <m:r>
                            <w:rPr>
                              <w:rFonts w:ascii="Cambria Math" w:hAnsi="Cambria Math"/>
                            </w:rPr>
                            <m:t>dz</m:t>
                          </m:r>
                        </m:sub>
                      </m:sSub>
                      <m:sSub>
                        <m:sSubPr>
                          <m:ctrlPr>
                            <w:rPr>
                              <w:rFonts w:ascii="Cambria Math" w:hAnsi="Cambria Math"/>
                            </w:rPr>
                          </m:ctrlPr>
                        </m:sSubPr>
                        <m:e>
                          <m:r>
                            <w:rPr>
                              <w:rFonts w:ascii="Cambria Math" w:hAnsi="Cambria Math"/>
                            </w:rPr>
                            <m:t>v</m:t>
                          </m:r>
                        </m:e>
                        <m:sub>
                          <m:r>
                            <w:rPr>
                              <w:rFonts w:ascii="Cambria Math" w:hAnsi="Cambria Math"/>
                            </w:rPr>
                            <m:t>z </m:t>
                          </m:r>
                        </m:sub>
                      </m:sSub>
                    </m:e>
                  </m:d>
                </m:e>
                <m:sup>
                  <m:r>
                    <w:rPr>
                      <w:rFonts w:ascii="Cambria Math" w:hAnsi="Cambria Math"/>
                    </w:rPr>
                    <m:t>2</m:t>
                  </m:r>
                </m:sup>
              </m:sSup>
            </m:num>
            <m:den>
              <m:sSubSup>
                <m:sSubSupPr>
                  <m:ctrlPr>
                    <w:rPr>
                      <w:rFonts w:ascii="Cambria Math" w:hAnsi="Cambria Math"/>
                    </w:rPr>
                  </m:ctrlPr>
                </m:sSubSupPr>
                <m:e>
                  <m:r>
                    <w:rPr>
                      <w:rFonts w:ascii="Cambria Math" w:hAnsi="Cambria Math"/>
                    </w:rPr>
                    <m:t>v</m:t>
                  </m:r>
                </m:e>
                <m:sub>
                  <m:r>
                    <w:rPr>
                      <w:rFonts w:ascii="Cambria Math" w:hAnsi="Cambria Math"/>
                    </w:rPr>
                    <m:t>x</m:t>
                  </m:r>
                </m:sub>
                <m:sup>
                  <m:r>
                    <w:rPr>
                      <w:rFonts w:ascii="Cambria Math" w:hAnsi="Cambria Math"/>
                    </w:rPr>
                    <m:t>2</m:t>
                  </m:r>
                </m:sup>
              </m:sSubSup>
              <m:r>
                <w:rPr>
                  <w:rFonts w:ascii="Cambria Math" w:hAnsi="Cambria Math"/>
                </w:rPr>
                <m:t> + </m:t>
              </m:r>
              <m:sSubSup>
                <m:sSubSupPr>
                  <m:ctrlPr>
                    <w:rPr>
                      <w:rFonts w:ascii="Cambria Math" w:hAnsi="Cambria Math"/>
                    </w:rPr>
                  </m:ctrlPr>
                </m:sSubSupPr>
                <m:e>
                  <m:r>
                    <w:rPr>
                      <w:rFonts w:ascii="Cambria Math" w:hAnsi="Cambria Math"/>
                    </w:rPr>
                    <m:t>v</m:t>
                  </m:r>
                </m:e>
                <m:sub>
                  <m:r>
                    <w:rPr>
                      <w:rFonts w:ascii="Cambria Math" w:hAnsi="Cambria Math"/>
                    </w:rPr>
                    <m:t>y</m:t>
                  </m:r>
                </m:sub>
                <m:sup>
                  <m:r>
                    <w:rPr>
                      <w:rFonts w:ascii="Cambria Math" w:hAnsi="Cambria Math"/>
                    </w:rPr>
                    <m:t>2</m:t>
                  </m:r>
                </m:sup>
              </m:sSubSup>
              <m:r>
                <w:rPr>
                  <w:rFonts w:ascii="Cambria Math" w:hAnsi="Cambria Math"/>
                </w:rPr>
                <m:t> + </m:t>
              </m:r>
              <m:sSubSup>
                <m:sSubSupPr>
                  <m:ctrlPr>
                    <w:rPr>
                      <w:rFonts w:ascii="Cambria Math" w:hAnsi="Cambria Math"/>
                    </w:rPr>
                  </m:ctrlPr>
                </m:sSubSupPr>
                <m:e>
                  <m:r>
                    <w:rPr>
                      <w:rFonts w:ascii="Cambria Math" w:hAnsi="Cambria Math"/>
                    </w:rPr>
                    <m:t>v</m:t>
                  </m:r>
                </m:e>
                <m:sub>
                  <m:r>
                    <w:rPr>
                      <w:rFonts w:ascii="Cambria Math" w:hAnsi="Cambria Math"/>
                    </w:rPr>
                    <m:t>z</m:t>
                  </m:r>
                </m:sub>
                <m:sup>
                  <m:r>
                    <w:rPr>
                      <w:rFonts w:ascii="Cambria Math" w:hAnsi="Cambria Math"/>
                    </w:rPr>
                    <m:t>2</m:t>
                  </m:r>
                </m:sup>
              </m:sSubSup>
            </m:den>
          </m:f>
          <m:r>
            <w:rPr>
              <w:rFonts w:ascii="Cambria Math" w:hAnsi="Cambria Math"/>
            </w:rPr>
            <m:t> +</m:t>
          </m:r>
          <m:d>
            <m:dPr>
              <m:ctrlPr>
                <w:rPr>
                  <w:rFonts w:ascii="Cambria Math" w:hAnsi="Cambria Math"/>
                </w:rPr>
              </m:ctrlPr>
            </m:dPr>
            <m:e>
              <m:sSubSup>
                <m:sSubSupPr>
                  <m:ctrlPr>
                    <w:rPr>
                      <w:rFonts w:ascii="Cambria Math" w:hAnsi="Cambria Math"/>
                    </w:rPr>
                  </m:ctrlPr>
                </m:sSubSupPr>
                <m:e>
                  <m:r>
                    <w:rPr>
                      <w:rFonts w:ascii="Cambria Math" w:hAnsi="Cambria Math"/>
                    </w:rPr>
                    <m:t>x</m:t>
                  </m:r>
                </m:e>
                <m:sub>
                  <m:r>
                    <w:rPr>
                      <w:rFonts w:ascii="Cambria Math" w:hAnsi="Cambria Math"/>
                    </w:rPr>
                    <m:t>dx</m:t>
                  </m:r>
                </m:sub>
                <m:sup>
                  <m:r>
                    <w:rPr>
                      <w:rFonts w:ascii="Cambria Math" w:hAnsi="Cambria Math"/>
                    </w:rPr>
                    <m:t>2</m:t>
                  </m:r>
                </m:sup>
              </m:sSubSup>
              <m:r>
                <w:rPr>
                  <w:rFonts w:ascii="Cambria Math" w:hAnsi="Cambria Math"/>
                </w:rPr>
                <m:t> + </m:t>
              </m:r>
              <m:sSubSup>
                <m:sSubSupPr>
                  <m:ctrlPr>
                    <w:rPr>
                      <w:rFonts w:ascii="Cambria Math" w:hAnsi="Cambria Math"/>
                    </w:rPr>
                  </m:ctrlPr>
                </m:sSubSupPr>
                <m:e>
                  <m:r>
                    <w:rPr>
                      <w:rFonts w:ascii="Cambria Math" w:hAnsi="Cambria Math"/>
                    </w:rPr>
                    <m:t>y</m:t>
                  </m:r>
                </m:e>
                <m:sub>
                  <m:r>
                    <w:rPr>
                      <w:rFonts w:ascii="Cambria Math" w:hAnsi="Cambria Math"/>
                    </w:rPr>
                    <m:t>dy</m:t>
                  </m:r>
                </m:sub>
                <m:sup>
                  <m:r>
                    <w:rPr>
                      <w:rFonts w:ascii="Cambria Math" w:hAnsi="Cambria Math"/>
                    </w:rPr>
                    <m:t>2</m:t>
                  </m:r>
                </m:sup>
              </m:sSubSup>
              <m:r>
                <w:rPr>
                  <w:rFonts w:ascii="Cambria Math" w:hAnsi="Cambria Math"/>
                </w:rPr>
                <m:t> + </m:t>
              </m:r>
              <m:sSubSup>
                <m:sSubSupPr>
                  <m:ctrlPr>
                    <w:rPr>
                      <w:rFonts w:ascii="Cambria Math" w:hAnsi="Cambria Math"/>
                    </w:rPr>
                  </m:ctrlPr>
                </m:sSubSupPr>
                <m:e>
                  <m:r>
                    <w:rPr>
                      <w:rFonts w:ascii="Cambria Math" w:hAnsi="Cambria Math"/>
                    </w:rPr>
                    <m:t>z</m:t>
                  </m:r>
                </m:e>
                <m:sub>
                  <m:r>
                    <w:rPr>
                      <w:rFonts w:ascii="Cambria Math" w:hAnsi="Cambria Math"/>
                    </w:rPr>
                    <m:t>dz</m:t>
                  </m:r>
                </m:sub>
                <m:sup>
                  <m:r>
                    <w:rPr>
                      <w:rFonts w:ascii="Cambria Math" w:hAnsi="Cambria Math"/>
                    </w:rPr>
                    <m:t>2</m:t>
                  </m:r>
                </m:sup>
              </m:sSubSup>
              <m:r>
                <w:rPr>
                  <w:rFonts w:ascii="Cambria Math" w:hAnsi="Cambria Math"/>
                </w:rPr>
                <m:t> </m:t>
              </m:r>
            </m:e>
          </m:d>
        </m:oMath>
      </m:oMathPara>
    </w:p>
    <w:p w14:paraId="163AC494" w14:textId="3034AD0B" w:rsidR="69645A0A" w:rsidRDefault="69645A0A" w:rsidP="69645A0A"/>
    <w:p w14:paraId="58939364" w14:textId="5BF10154" w:rsidR="69645A0A" w:rsidRDefault="0014563D" w:rsidP="742A53AC">
      <w:pPr>
        <w:jc w:val="center"/>
      </w:pPr>
      <m:oMath>
        <m:sSubSup>
          <m:sSubSupPr>
            <m:ctrlPr>
              <w:rPr>
                <w:rFonts w:ascii="Cambria Math" w:hAnsi="Cambria Math"/>
              </w:rPr>
            </m:ctrlPr>
          </m:sSubSupPr>
          <m:e>
            <m:r>
              <w:rPr>
                <w:rFonts w:ascii="Cambria Math" w:hAnsi="Cambria Math"/>
              </w:rPr>
              <m:t>v</m:t>
            </m:r>
          </m:e>
          <m:sub>
            <m:r>
              <w:rPr>
                <w:rFonts w:ascii="Cambria Math" w:hAnsi="Cambria Math"/>
              </w:rPr>
              <m:t>x</m:t>
            </m:r>
          </m:sub>
          <m:sup>
            <m:r>
              <w:rPr>
                <w:rFonts w:ascii="Cambria Math" w:hAnsi="Cambria Math"/>
              </w:rPr>
              <m:t>2</m:t>
            </m:r>
          </m:sup>
        </m:sSubSup>
        <m:r>
          <w:rPr>
            <w:rFonts w:ascii="Cambria Math" w:hAnsi="Cambria Math"/>
          </w:rPr>
          <m:t> + </m:t>
        </m:r>
        <m:sSubSup>
          <m:sSubSupPr>
            <m:ctrlPr>
              <w:rPr>
                <w:rFonts w:ascii="Cambria Math" w:hAnsi="Cambria Math"/>
              </w:rPr>
            </m:ctrlPr>
          </m:sSubSupPr>
          <m:e>
            <m:r>
              <w:rPr>
                <w:rFonts w:ascii="Cambria Math" w:hAnsi="Cambria Math"/>
              </w:rPr>
              <m:t>v</m:t>
            </m:r>
          </m:e>
          <m:sub>
            <m:r>
              <w:rPr>
                <w:rFonts w:ascii="Cambria Math" w:hAnsi="Cambria Math"/>
              </w:rPr>
              <m:t>y</m:t>
            </m:r>
          </m:sub>
          <m:sup>
            <m:r>
              <w:rPr>
                <w:rFonts w:ascii="Cambria Math" w:hAnsi="Cambria Math"/>
              </w:rPr>
              <m:t>2</m:t>
            </m:r>
          </m:sup>
        </m:sSubSup>
        <m:r>
          <w:rPr>
            <w:rFonts w:ascii="Cambria Math" w:hAnsi="Cambria Math"/>
          </w:rPr>
          <m:t> + </m:t>
        </m:r>
        <m:sSubSup>
          <m:sSubSupPr>
            <m:ctrlPr>
              <w:rPr>
                <w:rFonts w:ascii="Cambria Math" w:hAnsi="Cambria Math"/>
              </w:rPr>
            </m:ctrlPr>
          </m:sSubSupPr>
          <m:e>
            <m:r>
              <w:rPr>
                <w:rFonts w:ascii="Cambria Math" w:hAnsi="Cambria Math"/>
              </w:rPr>
              <m:t>v</m:t>
            </m:r>
          </m:e>
          <m:sub>
            <m:r>
              <w:rPr>
                <w:rFonts w:ascii="Cambria Math" w:hAnsi="Cambria Math"/>
              </w:rPr>
              <m:t>z</m:t>
            </m:r>
          </m:sub>
          <m:sup>
            <m:r>
              <w:rPr>
                <w:rFonts w:ascii="Cambria Math" w:hAnsi="Cambria Math"/>
              </w:rPr>
              <m:t>2</m:t>
            </m:r>
          </m:sup>
        </m:sSubSup>
      </m:oMath>
      <w:r w:rsidR="58F5E1B3">
        <w:t xml:space="preserve"> is een constante die afhangt van de beweging van </w:t>
      </w:r>
      <w:r w:rsidR="77C15CE2">
        <w:t>het neutron</w:t>
      </w:r>
      <w:r w:rsidR="58F5E1B3">
        <w:t>. Deze waarde verandert dus niet bij verschillende U</w:t>
      </w:r>
      <w:r w:rsidR="4E9277CD">
        <w:t>-</w:t>
      </w:r>
      <w:r w:rsidR="58F5E1B3">
        <w:t>235 kernen.</w:t>
      </w:r>
    </w:p>
    <w:p w14:paraId="623A0887" w14:textId="360FDA15" w:rsidR="69645A0A" w:rsidRDefault="69645A0A">
      <w:r>
        <w:br w:type="page"/>
      </w:r>
    </w:p>
    <w:p w14:paraId="796AB996" w14:textId="4175A697" w:rsidR="5B2D6397" w:rsidRDefault="5B2D6397" w:rsidP="28D66983">
      <w:r>
        <w:t>Met deze formule kunnen we nagaan of het neutron zal botsen met een deeltje, bijvoorbeeld een U</w:t>
      </w:r>
      <w:r w:rsidR="3369793E">
        <w:t>-</w:t>
      </w:r>
      <w:r>
        <w:t xml:space="preserve">235 kern. </w:t>
      </w:r>
      <w:r w:rsidR="0708AAB1">
        <w:t>Er vind</w:t>
      </w:r>
      <w:r w:rsidR="29A8F5D5">
        <w:t>t</w:t>
      </w:r>
      <w:r w:rsidR="0708AAB1">
        <w:t xml:space="preserve"> een botsing plaats </w:t>
      </w:r>
      <w:r w:rsidR="205D7946">
        <w:t>als D</w:t>
      </w:r>
      <w:r w:rsidR="0708AAB1">
        <w:t xml:space="preserve">(t) &lt; 1 en als </w:t>
      </w:r>
      <w:r w:rsidR="6F414FBC">
        <w:t>0 &lt; t &lt; 1.</w:t>
      </w:r>
    </w:p>
    <w:p w14:paraId="7B2EDA2E" w14:textId="6626A086" w:rsidR="001D7814" w:rsidRDefault="001D7814" w:rsidP="28D66983">
      <w:r>
        <w:t>Als we vinden D(t) &gt; 1 dan is het deeltje te ver weg van de baan van het neutron om te botsen. Als we vinden t &lt; 0 dan ligt het deeltje achter het neutron. Als we vinden t &gt; 1 dan zal het neutron wel botsen, maar pas over t tijdstappen.</w:t>
      </w:r>
    </w:p>
    <w:p w14:paraId="351FECA4" w14:textId="073F1C0F" w:rsidR="1927914B" w:rsidRDefault="5BEA373E" w:rsidP="69645A0A">
      <w:pPr>
        <w:pStyle w:val="Heading2"/>
      </w:pPr>
      <w:bookmarkStart w:id="6" w:name="_Toc217078615"/>
      <w:r>
        <w:t>Aannames</w:t>
      </w:r>
      <w:bookmarkEnd w:id="6"/>
    </w:p>
    <w:p w14:paraId="4F1A0E8B" w14:textId="1E7808BD" w:rsidR="1927914B" w:rsidRDefault="500FD136" w:rsidP="742A53AC">
      <w:r>
        <w:t>Om dit model te laten werken hebben we een aantal aannames gedaan, sommige realistischer dan de andere.</w:t>
      </w:r>
    </w:p>
    <w:p w14:paraId="51DAEBD7" w14:textId="15EB158F" w:rsidR="1927914B" w:rsidRDefault="500FD136" w:rsidP="742A53AC">
      <w:pPr>
        <w:pStyle w:val="ListParagraph"/>
        <w:numPr>
          <w:ilvl w:val="0"/>
          <w:numId w:val="8"/>
        </w:numPr>
      </w:pPr>
      <w:r>
        <w:t xml:space="preserve">De kern van de reactor is puur </w:t>
      </w:r>
      <m:oMath>
        <m:r>
          <w:rPr>
            <w:rFonts w:ascii="Cambria Math" w:hAnsi="Cambria Math"/>
          </w:rPr>
          <m:t>U</m:t>
        </m:r>
        <m:sSub>
          <m:sSubPr>
            <m:ctrlPr>
              <w:rPr>
                <w:rFonts w:ascii="Cambria Math" w:hAnsi="Cambria Math"/>
              </w:rPr>
            </m:ctrlPr>
          </m:sSubPr>
          <m:e>
            <m:r>
              <w:rPr>
                <w:rFonts w:ascii="Cambria Math" w:hAnsi="Cambria Math"/>
              </w:rPr>
              <m:t>O</m:t>
            </m:r>
          </m:e>
          <m:sub>
            <m:r>
              <w:rPr>
                <w:rFonts w:ascii="Cambria Math" w:hAnsi="Cambria Math"/>
              </w:rPr>
              <m:t>2</m:t>
            </m:r>
          </m:sub>
        </m:sSub>
      </m:oMath>
      <w:r w:rsidR="15C0DD44">
        <w:t>,</w:t>
      </w:r>
      <w:r w:rsidR="00E874CC">
        <w:t xml:space="preserve"> ookwel uranium dioxide</w:t>
      </w:r>
      <w:r w:rsidR="00192995">
        <w:t>,</w:t>
      </w:r>
      <w:r w:rsidR="15C0DD44">
        <w:t xml:space="preserve"> een stabiel materiaal. Van alle uraniumkernen </w:t>
      </w:r>
      <w:r w:rsidR="46CED094">
        <w:t xml:space="preserve">in deze stof zijn </w:t>
      </w:r>
      <w:r w:rsidR="3F999A92">
        <w:t>2%</w:t>
      </w:r>
      <w:r w:rsidR="46CED094">
        <w:t xml:space="preserve"> U-235</w:t>
      </w:r>
      <w:r w:rsidR="780FCC87">
        <w:t xml:space="preserve"> </w:t>
      </w:r>
      <w:r w:rsidR="46CED094">
        <w:t xml:space="preserve">kernen. De rest </w:t>
      </w:r>
      <w:r w:rsidR="1378E2DC">
        <w:t>bestaat uit</w:t>
      </w:r>
      <w:r w:rsidR="46CED094">
        <w:t xml:space="preserve"> U-238 kernen.</w:t>
      </w:r>
      <w:r w:rsidR="63CF428E">
        <w:t xml:space="preserve"> Dit is best een realistische aanname.</w:t>
      </w:r>
      <w:r w:rsidR="001432C2">
        <w:t xml:space="preserve"> De echte RBMK reactoren in Tsj</w:t>
      </w:r>
      <w:r w:rsidR="007222C6">
        <w:t>ernobyl gebruikten namelijk ook UO2.</w:t>
      </w:r>
    </w:p>
    <w:p w14:paraId="0C372DFB" w14:textId="21056365" w:rsidR="1927914B" w:rsidRDefault="2BE6230A" w:rsidP="742A53AC">
      <w:pPr>
        <w:pStyle w:val="ListParagraph"/>
        <w:numPr>
          <w:ilvl w:val="0"/>
          <w:numId w:val="8"/>
        </w:numPr>
      </w:pPr>
      <w:r>
        <w:t xml:space="preserve">De neutronen zijn bewegende deeltjes die niet veranderen van </w:t>
      </w:r>
      <w:r w:rsidR="7E781633">
        <w:t xml:space="preserve">snelheid of </w:t>
      </w:r>
      <w:r>
        <w:t>richting.</w:t>
      </w:r>
      <w:r w:rsidR="007A33D2">
        <w:t xml:space="preserve"> Deze aanname is absoluut realistisch.</w:t>
      </w:r>
    </w:p>
    <w:p w14:paraId="0A0AE34A" w14:textId="25897416" w:rsidR="790EEE3E" w:rsidRDefault="790EEE3E" w:rsidP="28D66983">
      <w:pPr>
        <w:pStyle w:val="ListParagraph"/>
        <w:numPr>
          <w:ilvl w:val="0"/>
          <w:numId w:val="8"/>
        </w:numPr>
      </w:pPr>
      <w:r>
        <w:t>Per botsing ontstaat er 202.5 MeV aan energie. Dit is een typische waarde voor botsingen met neutronen en U-kernen</w:t>
      </w:r>
      <w:r w:rsidR="76B6B7F8">
        <w:t>. Deze aanname wordt hieronder toegelicht</w:t>
      </w:r>
      <w:r w:rsidR="14DCA3CE">
        <w:t>.</w:t>
      </w:r>
    </w:p>
    <w:p w14:paraId="0B91B324" w14:textId="72EA1712" w:rsidR="5865B392" w:rsidRDefault="5865B392" w:rsidP="28D66983">
      <w:pPr>
        <w:pStyle w:val="ListParagraph"/>
        <w:numPr>
          <w:ilvl w:val="0"/>
          <w:numId w:val="8"/>
        </w:numPr>
      </w:pPr>
      <w:r>
        <w:t>De hoeveelheid</w:t>
      </w:r>
      <w:r w:rsidR="26452D20">
        <w:t xml:space="preserve"> U-235 kernen veranderd niet. Dus wanneer een kern een reactie ondergaat, ontstaat</w:t>
      </w:r>
      <w:r w:rsidR="1CEDA9CF">
        <w:t xml:space="preserve"> er ergens anders een nieuwe U</w:t>
      </w:r>
      <w:r w:rsidR="5D94E2D7">
        <w:t>-</w:t>
      </w:r>
      <w:r w:rsidR="1CEDA9CF">
        <w:t xml:space="preserve">235 kern. </w:t>
      </w:r>
      <w:r w:rsidR="2F4567E4">
        <w:t>I</w:t>
      </w:r>
      <w:r w:rsidR="1CEDA9CF">
        <w:t xml:space="preserve">n een reactor veranderd de hoeveelheid U235 kernen </w:t>
      </w:r>
      <w:r w:rsidR="7E54833C">
        <w:t>namelijk zo</w:t>
      </w:r>
      <w:r w:rsidR="1CEDA9CF">
        <w:t xml:space="preserve"> langzaam, </w:t>
      </w:r>
      <w:r w:rsidR="72617284">
        <w:t>dat</w:t>
      </w:r>
      <w:r w:rsidR="700FED36">
        <w:t xml:space="preserve"> we deze verandering </w:t>
      </w:r>
      <w:r w:rsidR="3C9BADA5">
        <w:t xml:space="preserve">over korte tijden </w:t>
      </w:r>
      <w:r w:rsidR="348EDE3A">
        <w:t>kunnen</w:t>
      </w:r>
      <w:r w:rsidR="3C9BADA5">
        <w:t xml:space="preserve"> verwaarlozen.</w:t>
      </w:r>
    </w:p>
    <w:p w14:paraId="24239E62" w14:textId="1C814966" w:rsidR="00ED048C" w:rsidRDefault="00CF7E1F" w:rsidP="00CF7E1F">
      <w:pPr>
        <w:pStyle w:val="ListParagraph"/>
        <w:numPr>
          <w:ilvl w:val="0"/>
          <w:numId w:val="8"/>
        </w:numPr>
      </w:pPr>
      <w:r>
        <w:t xml:space="preserve">Neutronen kunnen niet ‘ontsnappen’. Dit klinkt misschien onrealistisch, maar in dit zorgt ervoor dat het aantal neutronen niet snel afneemt. Dit is in het echt namelijk ook niet zo. Omdat mijn reactor nogal klein is, vaak enkele centimeters, komen neutronen heel vaak bij de rand. In het echt zijn de reactoren gigantisch, vaak enkele </w:t>
      </w:r>
      <w:bookmarkStart w:id="7" w:name="_Int_FOCMS7em"/>
      <w:r>
        <w:t>meters lang</w:t>
      </w:r>
      <w:bookmarkEnd w:id="7"/>
      <w:r>
        <w:t>. Hierdoor komen de meeste neutronen nooit aan de rand. Daarom ontsnappen neutronen bijna nooit via de rand van de reactor. Om dit na te bootsen in het model blijven alle neutronen dus binnen de reactor.</w:t>
      </w:r>
    </w:p>
    <w:p w14:paraId="0F3F274B" w14:textId="71D2B79C" w:rsidR="6F80A395" w:rsidRDefault="6F80A395" w:rsidP="5EDC6FE3">
      <w:pPr>
        <w:pStyle w:val="Heading2"/>
      </w:pPr>
      <w:bookmarkStart w:id="8" w:name="_Toc217078616"/>
      <w:r>
        <w:t>Afstand tussen Uranium kernen</w:t>
      </w:r>
      <w:bookmarkEnd w:id="8"/>
    </w:p>
    <w:p w14:paraId="6A6696CC" w14:textId="128D7CD2" w:rsidR="1741912D" w:rsidRDefault="6F80A395" w:rsidP="5EDC6FE3">
      <w:r>
        <w:t>Wij wi</w:t>
      </w:r>
      <w:r w:rsidR="1741912D">
        <w:t>llen graag een schaal hebben, zodat wij weten wat de afstand is tussen twee uranium kernen.</w:t>
      </w:r>
      <w:r w:rsidR="1741912D">
        <w:br/>
        <w:t>We definiëren:</w:t>
      </w:r>
      <w:r w:rsidR="1741912D">
        <w:br/>
        <w:t xml:space="preserve">d = kleinste afstand tussen twee uranium kernen </w:t>
      </w:r>
      <w:r w:rsidR="0822C282">
        <w:t xml:space="preserve">in </w:t>
      </w:r>
      <w:r w:rsidR="1741912D">
        <w:t>cm</w:t>
      </w:r>
      <w:r w:rsidR="1741912D">
        <w:br/>
        <w:t xml:space="preserve">l = lengte van een zijde van de reactor </w:t>
      </w:r>
      <w:r w:rsidR="33B30A57">
        <w:t xml:space="preserve">in </w:t>
      </w:r>
      <w:r w:rsidR="1741912D">
        <w:t>cm</w:t>
      </w:r>
      <w:r w:rsidR="1741912D">
        <w:br/>
        <w:t xml:space="preserve">l = </w:t>
      </w:r>
      <w:r w:rsidR="48217ACE">
        <w:t>het aantal uranium kernen</w:t>
      </w:r>
      <w:r w:rsidR="1741912D">
        <w:t xml:space="preserve"> van een zijde van de reactor</w:t>
      </w:r>
    </w:p>
    <w:p w14:paraId="6594AA4C" w14:textId="6C6B4402" w:rsidR="00A91339" w:rsidRDefault="00A91339" w:rsidP="5EDC6FE3">
      <w:r>
        <w:t>De formules die wij gebruiken in onderstaande ber</w:t>
      </w:r>
      <w:r w:rsidR="010EBDE1">
        <w:t>ekeningen</w:t>
      </w:r>
      <w:r w:rsidR="00042CD9">
        <w:t xml:space="preserve"> zijn:</w:t>
      </w:r>
    </w:p>
    <w:p w14:paraId="1D194F49" w14:textId="41E15B8F" w:rsidR="00042CD9" w:rsidRPr="00DE1BD7" w:rsidRDefault="00DE1BD7" w:rsidP="5EDC6FE3">
      <w:pPr>
        <w:rPr>
          <w:rFonts w:eastAsiaTheme="minorEastAsia"/>
        </w:rPr>
      </w:pPr>
      <m:oMathPara>
        <m:oMath>
          <m:r>
            <w:rPr>
              <w:rFonts w:ascii="Cambria Math" w:hAnsi="Cambria Math"/>
            </w:rPr>
            <m:t xml:space="preserve">l = </m:t>
          </m:r>
          <m:rad>
            <m:radPr>
              <m:ctrlPr>
                <w:rPr>
                  <w:rFonts w:ascii="Cambria Math" w:hAnsi="Cambria Math"/>
                  <w:i/>
                </w:rPr>
              </m:ctrlPr>
            </m:radPr>
            <m:deg>
              <m:r>
                <w:rPr>
                  <w:rFonts w:ascii="Cambria Math" w:hAnsi="Cambria Math"/>
                </w:rPr>
                <m:t>3</m:t>
              </m:r>
            </m:deg>
            <m:e>
              <m:r>
                <w:rPr>
                  <w:rFonts w:ascii="Cambria Math" w:hAnsi="Cambria Math"/>
                </w:rPr>
                <m:t>V</m:t>
              </m:r>
            </m:e>
          </m:rad>
        </m:oMath>
      </m:oMathPara>
    </w:p>
    <w:p w14:paraId="30457BE7" w14:textId="0C9C0EC2" w:rsidR="00DE1BD7" w:rsidRPr="00F644D3" w:rsidRDefault="00DE1BD7" w:rsidP="5EDC6FE3">
      <w:pPr>
        <w:rPr>
          <w:rFonts w:eastAsiaTheme="minorEastAsia"/>
        </w:rPr>
      </w:pPr>
      <m:oMathPara>
        <m:oMath>
          <m:r>
            <w:rPr>
              <w:rFonts w:ascii="Cambria Math" w:eastAsiaTheme="minorEastAsia" w:hAnsi="Cambria Math"/>
            </w:rPr>
            <m:t xml:space="preserve">V = </m:t>
          </m:r>
          <m:f>
            <m:fPr>
              <m:ctrlPr>
                <w:rPr>
                  <w:rFonts w:ascii="Cambria Math" w:eastAsiaTheme="minorEastAsia" w:hAnsi="Cambria Math"/>
                  <w:i/>
                </w:rPr>
              </m:ctrlPr>
            </m:fPr>
            <m:num>
              <m:r>
                <w:rPr>
                  <w:rFonts w:ascii="Cambria Math" w:eastAsiaTheme="minorEastAsia" w:hAnsi="Cambria Math"/>
                </w:rPr>
                <m:t>m</m:t>
              </m:r>
            </m:num>
            <m:den>
              <m:r>
                <w:rPr>
                  <w:rFonts w:ascii="Cambria Math" w:hAnsi="Cambria Math"/>
                </w:rPr>
                <m:t>ρ</m:t>
              </m:r>
            </m:den>
          </m:f>
        </m:oMath>
      </m:oMathPara>
    </w:p>
    <w:p w14:paraId="569876E9" w14:textId="2A08E650" w:rsidR="00F644D3" w:rsidRPr="00F644D3" w:rsidRDefault="00F644D3" w:rsidP="5EDC6FE3">
      <w:pPr>
        <w:rPr>
          <w:rFonts w:eastAsiaTheme="minorEastAsia"/>
        </w:rPr>
      </w:pPr>
      <m:oMathPara>
        <m:oMath>
          <m:r>
            <w:rPr>
              <w:rFonts w:ascii="Cambria Math" w:eastAsiaTheme="minorEastAsia" w:hAnsi="Cambria Math"/>
            </w:rPr>
            <m:t>m = M × n</m:t>
          </m:r>
        </m:oMath>
      </m:oMathPara>
    </w:p>
    <w:p w14:paraId="3F42CAD6" w14:textId="3CC66895" w:rsidR="00F644D3" w:rsidRPr="00B34F59" w:rsidRDefault="00893A2C" w:rsidP="5EDC6FE3">
      <w:pPr>
        <w:rPr>
          <w:rFonts w:eastAsiaTheme="minorEastAsia"/>
        </w:rPr>
      </w:pPr>
      <m:oMathPara>
        <m:oMath>
          <m:r>
            <w:rPr>
              <w:rFonts w:ascii="Cambria Math" w:eastAsiaTheme="minorEastAsia" w:hAnsi="Cambria Math"/>
            </w:rPr>
            <m:t xml:space="preserve">n = </m:t>
          </m:r>
          <m:f>
            <m:fPr>
              <m:ctrlPr>
                <w:rPr>
                  <w:rFonts w:ascii="Cambria Math" w:eastAsiaTheme="minorEastAsia" w:hAnsi="Cambria Math"/>
                  <w:i/>
                </w:rPr>
              </m:ctrlPr>
            </m:fPr>
            <m:num>
              <m:r>
                <w:rPr>
                  <w:rFonts w:ascii="Cambria Math" w:eastAsiaTheme="minorEastAsia" w:hAnsi="Cambria Math"/>
                </w:rPr>
                <m:t>N</m:t>
              </m:r>
            </m:num>
            <m:den>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a</m:t>
                  </m:r>
                </m:sub>
              </m:sSub>
            </m:den>
          </m:f>
        </m:oMath>
      </m:oMathPara>
    </w:p>
    <w:p w14:paraId="1816F634" w14:textId="5A830E93" w:rsidR="001B7DC9" w:rsidRDefault="00B34F59" w:rsidP="5EDC6FE3">
      <w:pPr>
        <w:rPr>
          <w:rFonts w:eastAsiaTheme="minorEastAsia"/>
        </w:rPr>
      </w:pPr>
      <w:r>
        <w:rPr>
          <w:rFonts w:eastAsiaTheme="minorEastAsia"/>
        </w:rPr>
        <w:t xml:space="preserve">Ter verduidelijking: </w:t>
      </w:r>
      <m:oMath>
        <m:r>
          <w:rPr>
            <w:rFonts w:ascii="Cambria Math" w:eastAsiaTheme="minorEastAsia" w:hAnsi="Cambria Math"/>
          </w:rPr>
          <m:t xml:space="preserve">M of </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UO2</m:t>
            </m:r>
          </m:sub>
        </m:sSub>
      </m:oMath>
      <w:r>
        <w:rPr>
          <w:rFonts w:eastAsiaTheme="minorEastAsia"/>
        </w:rPr>
        <w:t xml:space="preserve"> </w:t>
      </w:r>
      <w:r>
        <w:tab/>
      </w:r>
      <w:r>
        <w:tab/>
      </w:r>
      <w:r w:rsidR="08C722F2" w:rsidRPr="6D62CFFB">
        <w:rPr>
          <w:rFonts w:eastAsiaTheme="minorEastAsia"/>
        </w:rPr>
        <w:t xml:space="preserve">      </w:t>
      </w:r>
      <w:r>
        <w:rPr>
          <w:rFonts w:eastAsiaTheme="minorEastAsia"/>
        </w:rPr>
        <w:t xml:space="preserve">is de molaire massa van </w:t>
      </w:r>
      <m:oMath>
        <m:r>
          <w:rPr>
            <w:rFonts w:ascii="Cambria Math" w:hAnsi="Cambria Math"/>
          </w:rPr>
          <m:t>U</m:t>
        </m:r>
        <m:sSub>
          <m:sSubPr>
            <m:ctrlPr>
              <w:rPr>
                <w:rFonts w:ascii="Cambria Math" w:hAnsi="Cambria Math"/>
              </w:rPr>
            </m:ctrlPr>
          </m:sSubPr>
          <m:e>
            <m:r>
              <w:rPr>
                <w:rFonts w:ascii="Cambria Math" w:hAnsi="Cambria Math"/>
              </w:rPr>
              <m:t>O</m:t>
            </m:r>
          </m:e>
          <m:sub>
            <m:r>
              <w:rPr>
                <w:rFonts w:ascii="Cambria Math" w:hAnsi="Cambria Math"/>
              </w:rPr>
              <m:t>2</m:t>
            </m:r>
          </m:sub>
        </m:sSub>
      </m:oMath>
      <w:r w:rsidRPr="6D62CFFB">
        <w:rPr>
          <w:rFonts w:eastAsiaTheme="minorEastAsia"/>
        </w:rPr>
        <w:t>,</w:t>
      </w:r>
      <w:r>
        <w:rPr>
          <w:rFonts w:eastAsiaTheme="minorEastAsia"/>
        </w:rPr>
        <w:t xml:space="preserve"> ongeveer </w:t>
      </w:r>
      <w:r w:rsidR="006772C6">
        <w:rPr>
          <w:rFonts w:eastAsiaTheme="minorEastAsia"/>
        </w:rPr>
        <w:t xml:space="preserve">270.03 g/mol. </w:t>
      </w:r>
    </w:p>
    <w:p w14:paraId="401B19B9" w14:textId="7A3DEE35" w:rsidR="00B34F59" w:rsidRDefault="001B7DC9" w:rsidP="5EDC6FE3">
      <w:pPr>
        <w:rPr>
          <w:rFonts w:eastAsiaTheme="minorEastAsia"/>
        </w:rPr>
      </w:pPr>
      <w:r>
        <w:rPr>
          <w:rFonts w:eastAsiaTheme="minorEastAsia"/>
        </w:rPr>
        <w:t xml:space="preserve">n </w:t>
      </w:r>
      <w:r w:rsidR="006772C6">
        <w:rPr>
          <w:rFonts w:eastAsiaTheme="minorEastAsia"/>
        </w:rPr>
        <w:t xml:space="preserve">is </w:t>
      </w:r>
      <w:r>
        <w:rPr>
          <w:rFonts w:eastAsiaTheme="minorEastAsia"/>
        </w:rPr>
        <w:t xml:space="preserve">het aantal mol </w:t>
      </w:r>
      <m:oMath>
        <m:r>
          <w:rPr>
            <w:rFonts w:ascii="Cambria Math" w:hAnsi="Cambria Math"/>
          </w:rPr>
          <m:t>U</m:t>
        </m:r>
        <m:sSub>
          <m:sSubPr>
            <m:ctrlPr>
              <w:rPr>
                <w:rFonts w:ascii="Cambria Math" w:hAnsi="Cambria Math"/>
              </w:rPr>
            </m:ctrlPr>
          </m:sSubPr>
          <m:e>
            <m:r>
              <w:rPr>
                <w:rFonts w:ascii="Cambria Math" w:hAnsi="Cambria Math"/>
              </w:rPr>
              <m:t>O</m:t>
            </m:r>
          </m:e>
          <m:sub>
            <m:r>
              <w:rPr>
                <w:rFonts w:ascii="Cambria Math" w:hAnsi="Cambria Math"/>
              </w:rPr>
              <m:t>2</m:t>
            </m:r>
          </m:sub>
        </m:sSub>
      </m:oMath>
      <w:r>
        <w:rPr>
          <w:rFonts w:eastAsiaTheme="minorEastAsia"/>
        </w:rPr>
        <w:t xml:space="preserve"> in onze reactor.</w:t>
      </w:r>
    </w:p>
    <w:p w14:paraId="2D55BB0B" w14:textId="6688F534" w:rsidR="001B7DC9" w:rsidRDefault="001B7DC9" w:rsidP="5EDC6FE3">
      <w:pPr>
        <w:rPr>
          <w:rFonts w:eastAsiaTheme="minorEastAsia"/>
        </w:rPr>
      </w:pPr>
      <w:r>
        <w:rPr>
          <w:rFonts w:eastAsiaTheme="minorEastAsia"/>
        </w:rPr>
        <w:t xml:space="preserve">N is het aantal </w:t>
      </w:r>
      <m:oMath>
        <m:r>
          <w:rPr>
            <w:rFonts w:ascii="Cambria Math" w:hAnsi="Cambria Math"/>
          </w:rPr>
          <m:t>U</m:t>
        </m:r>
        <m:sSub>
          <m:sSubPr>
            <m:ctrlPr>
              <w:rPr>
                <w:rFonts w:ascii="Cambria Math" w:hAnsi="Cambria Math"/>
              </w:rPr>
            </m:ctrlPr>
          </m:sSubPr>
          <m:e>
            <m:r>
              <w:rPr>
                <w:rFonts w:ascii="Cambria Math" w:hAnsi="Cambria Math"/>
              </w:rPr>
              <m:t>O</m:t>
            </m:r>
          </m:e>
          <m:sub>
            <m:r>
              <w:rPr>
                <w:rFonts w:ascii="Cambria Math" w:hAnsi="Cambria Math"/>
              </w:rPr>
              <m:t>2</m:t>
            </m:r>
          </m:sub>
        </m:sSub>
      </m:oMath>
      <w:r>
        <w:rPr>
          <w:rFonts w:eastAsiaTheme="minorEastAsia"/>
        </w:rPr>
        <w:t xml:space="preserve"> moleculen in onze reactor.</w:t>
      </w:r>
    </w:p>
    <w:p w14:paraId="41575D8E" w14:textId="31634E28" w:rsidR="001B7DC9" w:rsidRDefault="0014563D" w:rsidP="5EDC6FE3">
      <w:pPr>
        <w:rPr>
          <w:rFonts w:eastAsiaTheme="minorEastAsia"/>
        </w:rPr>
      </w:pPr>
      <m:oMath>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a</m:t>
            </m:r>
          </m:sub>
        </m:sSub>
      </m:oMath>
      <w:r w:rsidR="001B7DC9">
        <w:rPr>
          <w:rFonts w:eastAsiaTheme="minorEastAsia"/>
        </w:rPr>
        <w:t xml:space="preserve"> </w:t>
      </w:r>
      <w:r w:rsidR="249B43B2" w:rsidRPr="6D62CFFB">
        <w:rPr>
          <w:rFonts w:eastAsiaTheme="minorEastAsia"/>
        </w:rPr>
        <w:t xml:space="preserve">     </w:t>
      </w:r>
      <w:r w:rsidR="001B7DC9">
        <w:rPr>
          <w:rFonts w:eastAsiaTheme="minorEastAsia"/>
        </w:rPr>
        <w:t xml:space="preserve">is het getal van </w:t>
      </w:r>
      <w:r w:rsidR="5AADBF19" w:rsidRPr="6D62CFFB">
        <w:rPr>
          <w:rFonts w:eastAsiaTheme="minorEastAsia"/>
        </w:rPr>
        <w:t>A</w:t>
      </w:r>
      <w:r w:rsidR="001B7DC9" w:rsidRPr="6D62CFFB">
        <w:rPr>
          <w:rFonts w:eastAsiaTheme="minorEastAsia"/>
        </w:rPr>
        <w:t>v</w:t>
      </w:r>
      <w:r w:rsidR="00105C48" w:rsidRPr="6D62CFFB">
        <w:rPr>
          <w:rFonts w:eastAsiaTheme="minorEastAsia"/>
        </w:rPr>
        <w:t>o</w:t>
      </w:r>
      <w:r w:rsidR="001B7DC9" w:rsidRPr="6D62CFFB">
        <w:rPr>
          <w:rFonts w:eastAsiaTheme="minorEastAsia"/>
        </w:rPr>
        <w:t>gadro</w:t>
      </w:r>
      <w:r w:rsidR="001B7DC9">
        <w:rPr>
          <w:rFonts w:eastAsiaTheme="minorEastAsia"/>
        </w:rPr>
        <w:t>.</w:t>
      </w:r>
    </w:p>
    <w:p w14:paraId="38A33F45" w14:textId="000F9610" w:rsidR="00105C48" w:rsidRDefault="00105C48" w:rsidP="5EDC6FE3">
      <w:pPr>
        <w:rPr>
          <w:rFonts w:eastAsiaTheme="minorEastAsia"/>
        </w:rPr>
      </w:pPr>
      <w:r>
        <w:rPr>
          <w:rFonts w:eastAsiaTheme="minorEastAsia"/>
        </w:rPr>
        <w:t>De daadwerkelijke berekening:</w:t>
      </w:r>
    </w:p>
    <w:p w14:paraId="583CD2C0" w14:textId="77777777" w:rsidR="006772C6" w:rsidRPr="00DE1BD7" w:rsidRDefault="006772C6" w:rsidP="5EDC6FE3">
      <w:pPr>
        <w:rPr>
          <w:rFonts w:eastAsiaTheme="minorEastAsia"/>
        </w:rPr>
      </w:pPr>
    </w:p>
    <w:p w14:paraId="5B386CEE" w14:textId="0C2F5E78" w:rsidR="5EDC6FE3" w:rsidRDefault="5EDC6FE3" w:rsidP="5EDC6FE3">
      <m:oMathPara>
        <m:oMath>
          <m:r>
            <w:rPr>
              <w:rFonts w:ascii="Cambria Math" w:hAnsi="Cambria Math"/>
            </w:rPr>
            <m:t>d = </m:t>
          </m:r>
          <m:f>
            <m:fPr>
              <m:ctrlPr>
                <w:rPr>
                  <w:rFonts w:ascii="Cambria Math" w:hAnsi="Cambria Math"/>
                </w:rPr>
              </m:ctrlPr>
            </m:fPr>
            <m:num>
              <m:r>
                <w:rPr>
                  <w:rFonts w:ascii="Cambria Math" w:hAnsi="Cambria Math"/>
                </w:rPr>
                <m:t>l</m:t>
              </m:r>
              <m:d>
                <m:dPr>
                  <m:ctrlPr>
                    <w:rPr>
                      <w:rFonts w:ascii="Cambria Math" w:hAnsi="Cambria Math"/>
                    </w:rPr>
                  </m:ctrlPr>
                </m:dPr>
                <m:e>
                  <m:r>
                    <w:rPr>
                      <w:rFonts w:ascii="Cambria Math" w:hAnsi="Cambria Math"/>
                    </w:rPr>
                    <m:t>cm</m:t>
                  </m:r>
                </m:e>
              </m:d>
            </m:num>
            <m:den>
              <m:r>
                <w:rPr>
                  <w:rFonts w:ascii="Cambria Math" w:hAnsi="Cambria Math"/>
                </w:rPr>
                <m:t>l</m:t>
              </m:r>
              <m:d>
                <m:dPr>
                  <m:ctrlPr>
                    <w:rPr>
                      <w:rFonts w:ascii="Cambria Math" w:hAnsi="Cambria Math"/>
                    </w:rPr>
                  </m:ctrlPr>
                </m:dPr>
                <m:e>
                  <m:r>
                    <w:rPr>
                      <w:rFonts w:ascii="Cambria Math" w:hAnsi="Cambria Math"/>
                    </w:rPr>
                    <m:t>u</m:t>
                  </m:r>
                </m:e>
              </m:d>
            </m:den>
          </m:f>
        </m:oMath>
      </m:oMathPara>
    </w:p>
    <w:p w14:paraId="0E27DD1A" w14:textId="4ED80248" w:rsidR="005B49BB" w:rsidRDefault="002B3050" w:rsidP="5EDC6FE3">
      <w:pPr>
        <w:rPr>
          <w:rFonts w:eastAsiaTheme="minorEastAsia"/>
        </w:rPr>
      </w:pPr>
      <m:oMathPara>
        <m:oMath>
          <m:r>
            <w:rPr>
              <w:rFonts w:ascii="Cambria Math" w:hAnsi="Cambria Math"/>
            </w:rPr>
            <m:t>d = </m:t>
          </m:r>
          <m:f>
            <m:fPr>
              <m:ctrlPr>
                <w:rPr>
                  <w:rFonts w:ascii="Cambria Math" w:hAnsi="Cambria Math"/>
                </w:rPr>
              </m:ctrlPr>
            </m:fPr>
            <m:num>
              <m:rad>
                <m:radPr>
                  <m:ctrlPr>
                    <w:rPr>
                      <w:rFonts w:ascii="Cambria Math" w:hAnsi="Cambria Math"/>
                    </w:rPr>
                  </m:ctrlPr>
                </m:radPr>
                <m:deg>
                  <m:r>
                    <w:rPr>
                      <w:rFonts w:ascii="Cambria Math" w:hAnsi="Cambria Math"/>
                    </w:rPr>
                    <m:t>3</m:t>
                  </m:r>
                  <m:ctrlPr>
                    <w:rPr>
                      <w:rFonts w:ascii="Cambria Math" w:hAnsi="Cambria Math"/>
                      <w:i/>
                    </w:rPr>
                  </m:ctrlPr>
                </m:deg>
                <m:e>
                  <m:r>
                    <w:rPr>
                      <w:rFonts w:ascii="Cambria Math" w:hAnsi="Cambria Math"/>
                    </w:rPr>
                    <m:t>V</m:t>
                  </m:r>
                </m:e>
              </m:rad>
              <m:ctrlPr>
                <w:rPr>
                  <w:rFonts w:ascii="Cambria Math" w:hAnsi="Cambria Math"/>
                  <w:i/>
                </w:rPr>
              </m:ctrlPr>
            </m:num>
            <m:den>
              <m:r>
                <w:rPr>
                  <w:rFonts w:ascii="Cambria Math" w:hAnsi="Cambria Math"/>
                </w:rPr>
                <m:t>l</m:t>
              </m:r>
              <m:d>
                <m:dPr>
                  <m:ctrlPr>
                    <w:rPr>
                      <w:rFonts w:ascii="Cambria Math" w:hAnsi="Cambria Math"/>
                    </w:rPr>
                  </m:ctrlPr>
                </m:dPr>
                <m:e>
                  <m:r>
                    <w:rPr>
                      <w:rFonts w:ascii="Cambria Math" w:hAnsi="Cambria Math"/>
                    </w:rPr>
                    <m:t>u</m:t>
                  </m:r>
                </m:e>
              </m:d>
            </m:den>
          </m:f>
          <m:r>
            <w:rPr>
              <w:rFonts w:ascii="Cambria Math" w:hAnsi="Cambria Math"/>
            </w:rPr>
            <m:t>= </m:t>
          </m:r>
          <m:f>
            <m:fPr>
              <m:ctrlPr>
                <w:rPr>
                  <w:rFonts w:ascii="Cambria Math" w:hAnsi="Cambria Math"/>
                </w:rPr>
              </m:ctrlPr>
            </m:fPr>
            <m:num>
              <m:rad>
                <m:radPr>
                  <m:ctrlPr>
                    <w:rPr>
                      <w:rFonts w:ascii="Cambria Math" w:hAnsi="Cambria Math"/>
                    </w:rPr>
                  </m:ctrlPr>
                </m:radPr>
                <m:deg>
                  <m:r>
                    <m:rPr>
                      <m:sty m:val="p"/>
                    </m:rPr>
                    <w:rPr>
                      <w:rFonts w:ascii="Cambria Math" w:hAnsi="Cambria Math"/>
                    </w:rPr>
                    <m:t>3</m:t>
                  </m:r>
                </m:deg>
                <m:e>
                  <m:f>
                    <m:fPr>
                      <m:ctrlPr>
                        <w:rPr>
                          <w:rFonts w:ascii="Cambria Math" w:hAnsi="Cambria Math"/>
                        </w:rPr>
                      </m:ctrlPr>
                    </m:fPr>
                    <m:num>
                      <m:r>
                        <w:rPr>
                          <w:rFonts w:ascii="Cambria Math" w:hAnsi="Cambria Math"/>
                        </w:rPr>
                        <m:t>m</m:t>
                      </m:r>
                    </m:num>
                    <m:den>
                      <m:r>
                        <w:rPr>
                          <w:rFonts w:ascii="Cambria Math" w:hAnsi="Cambria Math"/>
                        </w:rPr>
                        <m:t>ρ</m:t>
                      </m:r>
                    </m:den>
                  </m:f>
                </m:e>
              </m:rad>
              <m:ctrlPr>
                <w:rPr>
                  <w:rFonts w:ascii="Cambria Math" w:hAnsi="Cambria Math"/>
                  <w:i/>
                </w:rPr>
              </m:ctrlPr>
            </m:num>
            <m:den>
              <m:r>
                <w:rPr>
                  <w:rFonts w:ascii="Cambria Math" w:hAnsi="Cambria Math"/>
                </w:rPr>
                <m:t>l</m:t>
              </m:r>
              <m:d>
                <m:dPr>
                  <m:ctrlPr>
                    <w:rPr>
                      <w:rFonts w:ascii="Cambria Math" w:hAnsi="Cambria Math"/>
                    </w:rPr>
                  </m:ctrlPr>
                </m:dPr>
                <m:e>
                  <m:r>
                    <w:rPr>
                      <w:rFonts w:ascii="Cambria Math" w:hAnsi="Cambria Math"/>
                    </w:rPr>
                    <m:t>u</m:t>
                  </m:r>
                </m:e>
              </m:d>
            </m:den>
          </m:f>
          <m:r>
            <w:rPr>
              <w:rFonts w:ascii="Cambria Math" w:hAnsi="Cambria Math"/>
            </w:rPr>
            <m:t>=</m:t>
          </m:r>
          <m:f>
            <m:fPr>
              <m:ctrlPr>
                <w:rPr>
                  <w:rFonts w:ascii="Cambria Math" w:hAnsi="Cambria Math"/>
                </w:rPr>
              </m:ctrlPr>
            </m:fPr>
            <m:num>
              <m:rad>
                <m:radPr>
                  <m:ctrlPr>
                    <w:rPr>
                      <w:rFonts w:ascii="Cambria Math" w:hAnsi="Cambria Math"/>
                    </w:rPr>
                  </m:ctrlPr>
                </m:radPr>
                <m:deg>
                  <m:r>
                    <w:rPr>
                      <w:rFonts w:ascii="Cambria Math" w:hAnsi="Cambria Math"/>
                    </w:rPr>
                    <m:t>3</m:t>
                  </m:r>
                  <m:ctrlPr>
                    <w:rPr>
                      <w:rFonts w:ascii="Cambria Math" w:hAnsi="Cambria Math"/>
                      <w:i/>
                    </w:rPr>
                  </m:ctrlPr>
                </m:deg>
                <m:e>
                  <m:r>
                    <w:rPr>
                      <w:rFonts w:ascii="Cambria Math" w:hAnsi="Cambria Math"/>
                    </w:rPr>
                    <m:t>m</m:t>
                  </m:r>
                </m:e>
              </m:rad>
              <m:ctrlPr>
                <w:rPr>
                  <w:rFonts w:ascii="Cambria Math" w:hAnsi="Cambria Math"/>
                  <w:i/>
                </w:rPr>
              </m:ctrlPr>
            </m:num>
            <m:den>
              <m:rad>
                <m:radPr>
                  <m:ctrlPr>
                    <w:rPr>
                      <w:rFonts w:ascii="Cambria Math" w:hAnsi="Cambria Math"/>
                    </w:rPr>
                  </m:ctrlPr>
                </m:radPr>
                <m:deg>
                  <m:r>
                    <w:rPr>
                      <w:rFonts w:ascii="Cambria Math" w:hAnsi="Cambria Math"/>
                    </w:rPr>
                    <m:t>3</m:t>
                  </m:r>
                  <m:ctrlPr>
                    <w:rPr>
                      <w:rFonts w:ascii="Cambria Math" w:hAnsi="Cambria Math"/>
                      <w:i/>
                    </w:rPr>
                  </m:ctrlPr>
                </m:deg>
                <m:e>
                  <m:r>
                    <w:rPr>
                      <w:rFonts w:ascii="Cambria Math" w:hAnsi="Cambria Math"/>
                    </w:rPr>
                    <m:t>ρ</m:t>
                  </m:r>
                </m:e>
              </m:rad>
              <m:r>
                <w:rPr>
                  <w:rFonts w:ascii="Cambria Math" w:hAnsi="Cambria Math"/>
                </w:rPr>
                <m:t>×l</m:t>
              </m:r>
              <m:d>
                <m:dPr>
                  <m:ctrlPr>
                    <w:rPr>
                      <w:rFonts w:ascii="Cambria Math" w:hAnsi="Cambria Math"/>
                    </w:rPr>
                  </m:ctrlPr>
                </m:dPr>
                <m:e>
                  <m:r>
                    <w:rPr>
                      <w:rFonts w:ascii="Cambria Math" w:hAnsi="Cambria Math"/>
                    </w:rPr>
                    <m:t>u</m:t>
                  </m:r>
                </m:e>
              </m:d>
            </m:den>
          </m:f>
          <m:r>
            <w:rPr>
              <w:rFonts w:ascii="Cambria Math" w:hAnsi="Cambria Math"/>
            </w:rPr>
            <m:t>=</m:t>
          </m:r>
          <m:f>
            <m:fPr>
              <m:ctrlPr>
                <w:rPr>
                  <w:rFonts w:ascii="Cambria Math" w:hAnsi="Cambria Math"/>
                  <w:i/>
                </w:rPr>
              </m:ctrlPr>
            </m:fPr>
            <m:num>
              <m:rad>
                <m:radPr>
                  <m:ctrlPr>
                    <w:rPr>
                      <w:rFonts w:ascii="Cambria Math" w:hAnsi="Cambria Math"/>
                      <w:i/>
                    </w:rPr>
                  </m:ctrlPr>
                </m:radPr>
                <m:deg>
                  <m:r>
                    <w:rPr>
                      <w:rFonts w:ascii="Cambria Math" w:hAnsi="Cambria Math"/>
                    </w:rPr>
                    <m:t>3</m:t>
                  </m:r>
                </m:deg>
                <m:e>
                  <m:sSub>
                    <m:sSubPr>
                      <m:ctrlPr>
                        <w:rPr>
                          <w:rFonts w:ascii="Cambria Math" w:hAnsi="Cambria Math"/>
                          <w:i/>
                        </w:rPr>
                      </m:ctrlPr>
                    </m:sSubPr>
                    <m:e>
                      <m:r>
                        <w:rPr>
                          <w:rFonts w:ascii="Cambria Math" w:hAnsi="Cambria Math"/>
                        </w:rPr>
                        <m:t>M</m:t>
                      </m:r>
                    </m:e>
                    <m:sub>
                      <m:r>
                        <w:rPr>
                          <w:rFonts w:ascii="Cambria Math" w:hAnsi="Cambria Math"/>
                        </w:rPr>
                        <m:t>UO2</m:t>
                      </m:r>
                    </m:sub>
                  </m:sSub>
                  <m:r>
                    <w:rPr>
                      <w:rFonts w:ascii="Cambria Math" w:hAnsi="Cambria Math"/>
                    </w:rPr>
                    <m:t>×n</m:t>
                  </m:r>
                </m:e>
              </m:rad>
            </m:num>
            <m:den>
              <m:rad>
                <m:radPr>
                  <m:ctrlPr>
                    <w:rPr>
                      <w:rFonts w:ascii="Cambria Math" w:hAnsi="Cambria Math"/>
                      <w:i/>
                    </w:rPr>
                  </m:ctrlPr>
                </m:radPr>
                <m:deg>
                  <m:r>
                    <w:rPr>
                      <w:rFonts w:ascii="Cambria Math" w:hAnsi="Cambria Math"/>
                    </w:rPr>
                    <m:t>3</m:t>
                  </m:r>
                </m:deg>
                <m:e>
                  <m:r>
                    <w:rPr>
                      <w:rFonts w:ascii="Cambria Math" w:hAnsi="Cambria Math"/>
                    </w:rPr>
                    <m:t>ρ</m:t>
                  </m:r>
                </m:e>
              </m:rad>
              <m:r>
                <w:rPr>
                  <w:rFonts w:ascii="Cambria Math" w:hAnsi="Cambria Math"/>
                </w:rPr>
                <m:t>×l(u)</m:t>
              </m:r>
            </m:den>
          </m:f>
          <m:r>
            <w:rPr>
              <w:rFonts w:ascii="Cambria Math" w:hAnsi="Cambria Math"/>
            </w:rPr>
            <m:t>=</m:t>
          </m:r>
          <m:f>
            <m:fPr>
              <m:ctrlPr>
                <w:rPr>
                  <w:rFonts w:ascii="Cambria Math" w:hAnsi="Cambria Math"/>
                </w:rPr>
              </m:ctrlPr>
            </m:fPr>
            <m:num>
              <m:rad>
                <m:radPr>
                  <m:ctrlPr>
                    <w:rPr>
                      <w:rFonts w:ascii="Cambria Math" w:hAnsi="Cambria Math"/>
                    </w:rPr>
                  </m:ctrlPr>
                </m:radPr>
                <m:deg>
                  <m:r>
                    <w:rPr>
                      <w:rFonts w:ascii="Cambria Math" w:hAnsi="Cambria Math"/>
                    </w:rPr>
                    <m:t>3</m:t>
                  </m:r>
                  <m:ctrlPr>
                    <w:rPr>
                      <w:rFonts w:ascii="Cambria Math" w:hAnsi="Cambria Math"/>
                      <w:i/>
                    </w:rPr>
                  </m:ctrlPr>
                </m:deg>
                <m:e>
                  <m:sSub>
                    <m:sSubPr>
                      <m:ctrlPr>
                        <w:rPr>
                          <w:rFonts w:ascii="Cambria Math" w:hAnsi="Cambria Math"/>
                          <w:i/>
                        </w:rPr>
                      </m:ctrlPr>
                    </m:sSubPr>
                    <m:e>
                      <m:r>
                        <w:rPr>
                          <w:rFonts w:ascii="Cambria Math" w:hAnsi="Cambria Math"/>
                        </w:rPr>
                        <m:t>M</m:t>
                      </m:r>
                    </m:e>
                    <m:sub>
                      <m:r>
                        <w:rPr>
                          <w:rFonts w:ascii="Cambria Math" w:hAnsi="Cambria Math"/>
                        </w:rPr>
                        <m:t>UO2</m:t>
                      </m:r>
                    </m:sub>
                  </m:sSub>
                </m:e>
              </m:rad>
              <m:r>
                <w:rPr>
                  <w:rFonts w:ascii="Cambria Math" w:hAnsi="Cambria Math"/>
                </w:rPr>
                <m:t>×</m:t>
              </m:r>
              <m:f>
                <m:fPr>
                  <m:ctrlPr>
                    <w:rPr>
                      <w:rFonts w:ascii="Cambria Math" w:hAnsi="Cambria Math"/>
                      <w:i/>
                    </w:rPr>
                  </m:ctrlPr>
                </m:fPr>
                <m:num>
                  <m:rad>
                    <m:radPr>
                      <m:ctrlPr>
                        <w:rPr>
                          <w:rFonts w:ascii="Cambria Math" w:hAnsi="Cambria Math"/>
                          <w:i/>
                        </w:rPr>
                      </m:ctrlPr>
                    </m:radPr>
                    <m:deg>
                      <m:r>
                        <w:rPr>
                          <w:rFonts w:ascii="Cambria Math" w:hAnsi="Cambria Math"/>
                        </w:rPr>
                        <m:t>3</m:t>
                      </m:r>
                    </m:deg>
                    <m:e>
                      <m:r>
                        <w:rPr>
                          <w:rFonts w:ascii="Cambria Math" w:hAnsi="Cambria Math"/>
                        </w:rPr>
                        <m:t>N</m:t>
                      </m:r>
                    </m:e>
                  </m:rad>
                </m:num>
                <m:den>
                  <m:rad>
                    <m:radPr>
                      <m:ctrlPr>
                        <w:rPr>
                          <w:rFonts w:ascii="Cambria Math" w:hAnsi="Cambria Math"/>
                          <w:i/>
                        </w:rPr>
                      </m:ctrlPr>
                    </m:radPr>
                    <m:deg>
                      <m:r>
                        <w:rPr>
                          <w:rFonts w:ascii="Cambria Math" w:hAnsi="Cambria Math"/>
                        </w:rPr>
                        <m:t>3</m:t>
                      </m:r>
                    </m:deg>
                    <m:e>
                      <m:sSub>
                        <m:sSubPr>
                          <m:ctrlPr>
                            <w:rPr>
                              <w:rFonts w:ascii="Cambria Math" w:hAnsi="Cambria Math"/>
                              <w:i/>
                            </w:rPr>
                          </m:ctrlPr>
                        </m:sSubPr>
                        <m:e>
                          <m:r>
                            <w:rPr>
                              <w:rFonts w:ascii="Cambria Math" w:hAnsi="Cambria Math"/>
                            </w:rPr>
                            <m:t>N</m:t>
                          </m:r>
                        </m:e>
                        <m:sub>
                          <m:r>
                            <w:rPr>
                              <w:rFonts w:ascii="Cambria Math" w:hAnsi="Cambria Math"/>
                            </w:rPr>
                            <m:t>a</m:t>
                          </m:r>
                        </m:sub>
                      </m:sSub>
                    </m:e>
                  </m:rad>
                </m:den>
              </m:f>
              <m:ctrlPr>
                <w:rPr>
                  <w:rFonts w:ascii="Cambria Math" w:hAnsi="Cambria Math"/>
                  <w:i/>
                </w:rPr>
              </m:ctrlPr>
            </m:num>
            <m:den>
              <m:rad>
                <m:radPr>
                  <m:ctrlPr>
                    <w:rPr>
                      <w:rFonts w:ascii="Cambria Math" w:hAnsi="Cambria Math"/>
                    </w:rPr>
                  </m:ctrlPr>
                </m:radPr>
                <m:deg>
                  <m:r>
                    <w:rPr>
                      <w:rFonts w:ascii="Cambria Math" w:hAnsi="Cambria Math"/>
                    </w:rPr>
                    <m:t>3</m:t>
                  </m:r>
                  <m:ctrlPr>
                    <w:rPr>
                      <w:rFonts w:ascii="Cambria Math" w:hAnsi="Cambria Math"/>
                      <w:i/>
                    </w:rPr>
                  </m:ctrlPr>
                </m:deg>
                <m:e>
                  <m:r>
                    <w:rPr>
                      <w:rFonts w:ascii="Cambria Math" w:hAnsi="Cambria Math"/>
                    </w:rPr>
                    <m:t>ρ</m:t>
                  </m:r>
                </m:e>
              </m:rad>
              <m:r>
                <w:rPr>
                  <w:rFonts w:ascii="Cambria Math" w:hAnsi="Cambria Math"/>
                </w:rPr>
                <m:t>×l</m:t>
              </m:r>
              <m:d>
                <m:dPr>
                  <m:ctrlPr>
                    <w:rPr>
                      <w:rFonts w:ascii="Cambria Math" w:hAnsi="Cambria Math"/>
                    </w:rPr>
                  </m:ctrlPr>
                </m:dPr>
                <m:e>
                  <m:r>
                    <w:rPr>
                      <w:rFonts w:ascii="Cambria Math" w:hAnsi="Cambria Math"/>
                    </w:rPr>
                    <m:t>u</m:t>
                  </m:r>
                </m:e>
              </m:d>
            </m:den>
          </m:f>
          <m:r>
            <w:rPr>
              <w:rFonts w:ascii="Cambria Math" w:eastAsiaTheme="minorEastAsia" w:hAnsi="Cambria Math"/>
            </w:rPr>
            <m:t>=</m:t>
          </m:r>
          <m:f>
            <m:fPr>
              <m:ctrlPr>
                <w:rPr>
                  <w:rFonts w:ascii="Cambria Math" w:hAnsi="Cambria Math"/>
                </w:rPr>
              </m:ctrlPr>
            </m:fPr>
            <m:num>
              <m:rad>
                <m:radPr>
                  <m:ctrlPr>
                    <w:rPr>
                      <w:rFonts w:ascii="Cambria Math" w:hAnsi="Cambria Math"/>
                    </w:rPr>
                  </m:ctrlPr>
                </m:radPr>
                <m:deg>
                  <m:r>
                    <w:rPr>
                      <w:rFonts w:ascii="Cambria Math" w:hAnsi="Cambria Math"/>
                    </w:rPr>
                    <m:t>3</m:t>
                  </m:r>
                  <m:ctrlPr>
                    <w:rPr>
                      <w:rFonts w:ascii="Cambria Math" w:hAnsi="Cambria Math"/>
                      <w:i/>
                    </w:rPr>
                  </m:ctrlPr>
                </m:deg>
                <m:e>
                  <m:sSub>
                    <m:sSubPr>
                      <m:ctrlPr>
                        <w:rPr>
                          <w:rFonts w:ascii="Cambria Math" w:hAnsi="Cambria Math"/>
                          <w:i/>
                        </w:rPr>
                      </m:ctrlPr>
                    </m:sSubPr>
                    <m:e>
                      <m:r>
                        <w:rPr>
                          <w:rFonts w:ascii="Cambria Math" w:hAnsi="Cambria Math"/>
                        </w:rPr>
                        <m:t>M</m:t>
                      </m:r>
                    </m:e>
                    <m:sub>
                      <m:r>
                        <w:rPr>
                          <w:rFonts w:ascii="Cambria Math" w:hAnsi="Cambria Math"/>
                        </w:rPr>
                        <m:t>UO2</m:t>
                      </m:r>
                    </m:sub>
                  </m:sSub>
                </m:e>
              </m:rad>
              <m:r>
                <w:rPr>
                  <w:rFonts w:ascii="Cambria Math" w:hAnsi="Cambria Math"/>
                </w:rPr>
                <m:t>×</m:t>
              </m:r>
              <m:rad>
                <m:radPr>
                  <m:ctrlPr>
                    <w:rPr>
                      <w:rFonts w:ascii="Cambria Math" w:hAnsi="Cambria Math"/>
                      <w:i/>
                    </w:rPr>
                  </m:ctrlPr>
                </m:radPr>
                <m:deg>
                  <m:r>
                    <w:rPr>
                      <w:rFonts w:ascii="Cambria Math" w:hAnsi="Cambria Math"/>
                    </w:rPr>
                    <m:t>3</m:t>
                  </m:r>
                </m:deg>
                <m:e>
                  <m:r>
                    <w:rPr>
                      <w:rFonts w:ascii="Cambria Math" w:hAnsi="Cambria Math"/>
                    </w:rPr>
                    <m:t>N</m:t>
                  </m:r>
                </m:e>
              </m:rad>
              <m:ctrlPr>
                <w:rPr>
                  <w:rFonts w:ascii="Cambria Math" w:hAnsi="Cambria Math"/>
                  <w:i/>
                </w:rPr>
              </m:ctrlPr>
            </m:num>
            <m:den>
              <m:rad>
                <m:radPr>
                  <m:ctrlPr>
                    <w:rPr>
                      <w:rFonts w:ascii="Cambria Math" w:hAnsi="Cambria Math"/>
                    </w:rPr>
                  </m:ctrlPr>
                </m:radPr>
                <m:deg>
                  <m:r>
                    <w:rPr>
                      <w:rFonts w:ascii="Cambria Math" w:hAnsi="Cambria Math"/>
                    </w:rPr>
                    <m:t>3</m:t>
                  </m:r>
                  <m:ctrlPr>
                    <w:rPr>
                      <w:rFonts w:ascii="Cambria Math" w:hAnsi="Cambria Math"/>
                      <w:i/>
                    </w:rPr>
                  </m:ctrlPr>
                </m:deg>
                <m:e>
                  <m:r>
                    <w:rPr>
                      <w:rFonts w:ascii="Cambria Math" w:hAnsi="Cambria Math"/>
                    </w:rPr>
                    <m:t>ρ×</m:t>
                  </m:r>
                  <m:sSub>
                    <m:sSubPr>
                      <m:ctrlPr>
                        <w:rPr>
                          <w:rFonts w:ascii="Cambria Math" w:hAnsi="Cambria Math"/>
                          <w:i/>
                        </w:rPr>
                      </m:ctrlPr>
                    </m:sSubPr>
                    <m:e>
                      <m:r>
                        <w:rPr>
                          <w:rFonts w:ascii="Cambria Math" w:hAnsi="Cambria Math"/>
                        </w:rPr>
                        <m:t>N</m:t>
                      </m:r>
                    </m:e>
                    <m:sub>
                      <m:r>
                        <w:rPr>
                          <w:rFonts w:ascii="Cambria Math" w:hAnsi="Cambria Math"/>
                        </w:rPr>
                        <m:t>a</m:t>
                      </m:r>
                    </m:sub>
                  </m:sSub>
                </m:e>
              </m:rad>
              <m:r>
                <w:rPr>
                  <w:rFonts w:ascii="Cambria Math" w:hAnsi="Cambria Math"/>
                </w:rPr>
                <m:t>×l</m:t>
              </m:r>
              <m:d>
                <m:dPr>
                  <m:ctrlPr>
                    <w:rPr>
                      <w:rFonts w:ascii="Cambria Math" w:hAnsi="Cambria Math"/>
                    </w:rPr>
                  </m:ctrlPr>
                </m:dPr>
                <m:e>
                  <m:r>
                    <w:rPr>
                      <w:rFonts w:ascii="Cambria Math" w:hAnsi="Cambria Math"/>
                    </w:rPr>
                    <m:t>u</m:t>
                  </m:r>
                </m:e>
              </m:d>
            </m:den>
          </m:f>
        </m:oMath>
      </m:oMathPara>
    </w:p>
    <w:p w14:paraId="1B593FD3" w14:textId="7EC58A94" w:rsidR="001B0B31" w:rsidRPr="007060D0" w:rsidRDefault="0014563D" w:rsidP="001B0B31">
      <w:pPr>
        <w:rPr>
          <w:rFonts w:eastAsiaTheme="minorEastAsia"/>
        </w:rPr>
      </w:pPr>
      <m:oMathPara>
        <m:oMath>
          <m:f>
            <m:fPr>
              <m:ctrlPr>
                <w:rPr>
                  <w:rFonts w:ascii="Cambria Math" w:hAnsi="Cambria Math"/>
                </w:rPr>
              </m:ctrlPr>
            </m:fPr>
            <m:num>
              <m:rad>
                <m:radPr>
                  <m:ctrlPr>
                    <w:rPr>
                      <w:rFonts w:ascii="Cambria Math" w:hAnsi="Cambria Math"/>
                    </w:rPr>
                  </m:ctrlPr>
                </m:radPr>
                <m:deg>
                  <m:r>
                    <w:rPr>
                      <w:rFonts w:ascii="Cambria Math" w:hAnsi="Cambria Math"/>
                    </w:rPr>
                    <m:t>3</m:t>
                  </m:r>
                  <m:ctrlPr>
                    <w:rPr>
                      <w:rFonts w:ascii="Cambria Math" w:hAnsi="Cambria Math"/>
                      <w:i/>
                    </w:rPr>
                  </m:ctrlPr>
                </m:deg>
                <m:e>
                  <m:sSub>
                    <m:sSubPr>
                      <m:ctrlPr>
                        <w:rPr>
                          <w:rFonts w:ascii="Cambria Math" w:hAnsi="Cambria Math"/>
                          <w:i/>
                        </w:rPr>
                      </m:ctrlPr>
                    </m:sSubPr>
                    <m:e>
                      <m:r>
                        <w:rPr>
                          <w:rFonts w:ascii="Cambria Math" w:hAnsi="Cambria Math"/>
                        </w:rPr>
                        <m:t>M</m:t>
                      </m:r>
                    </m:e>
                    <m:sub>
                      <m:r>
                        <w:rPr>
                          <w:rFonts w:ascii="Cambria Math" w:hAnsi="Cambria Math"/>
                        </w:rPr>
                        <m:t>UO2</m:t>
                      </m:r>
                    </m:sub>
                  </m:sSub>
                </m:e>
              </m:rad>
              <m:r>
                <w:rPr>
                  <w:rFonts w:ascii="Cambria Math" w:hAnsi="Cambria Math"/>
                </w:rPr>
                <m:t>×</m:t>
              </m:r>
              <m:rad>
                <m:radPr>
                  <m:ctrlPr>
                    <w:rPr>
                      <w:rFonts w:ascii="Cambria Math" w:hAnsi="Cambria Math"/>
                      <w:i/>
                    </w:rPr>
                  </m:ctrlPr>
                </m:radPr>
                <m:deg>
                  <m:r>
                    <w:rPr>
                      <w:rFonts w:ascii="Cambria Math" w:hAnsi="Cambria Math"/>
                    </w:rPr>
                    <m:t>3</m:t>
                  </m:r>
                </m:deg>
                <m:e>
                  <m:r>
                    <w:rPr>
                      <w:rFonts w:ascii="Cambria Math" w:hAnsi="Cambria Math"/>
                    </w:rPr>
                    <m:t>N</m:t>
                  </m:r>
                </m:e>
              </m:rad>
              <m:ctrlPr>
                <w:rPr>
                  <w:rFonts w:ascii="Cambria Math" w:hAnsi="Cambria Math"/>
                  <w:i/>
                </w:rPr>
              </m:ctrlPr>
            </m:num>
            <m:den>
              <m:rad>
                <m:radPr>
                  <m:ctrlPr>
                    <w:rPr>
                      <w:rFonts w:ascii="Cambria Math" w:hAnsi="Cambria Math"/>
                    </w:rPr>
                  </m:ctrlPr>
                </m:radPr>
                <m:deg>
                  <m:r>
                    <w:rPr>
                      <w:rFonts w:ascii="Cambria Math" w:hAnsi="Cambria Math"/>
                    </w:rPr>
                    <m:t>3</m:t>
                  </m:r>
                  <m:ctrlPr>
                    <w:rPr>
                      <w:rFonts w:ascii="Cambria Math" w:hAnsi="Cambria Math"/>
                      <w:i/>
                    </w:rPr>
                  </m:ctrlPr>
                </m:deg>
                <m:e>
                  <m:r>
                    <w:rPr>
                      <w:rFonts w:ascii="Cambria Math" w:hAnsi="Cambria Math"/>
                    </w:rPr>
                    <m:t>ρ×</m:t>
                  </m:r>
                  <m:sSub>
                    <m:sSubPr>
                      <m:ctrlPr>
                        <w:rPr>
                          <w:rFonts w:ascii="Cambria Math" w:hAnsi="Cambria Math"/>
                          <w:i/>
                        </w:rPr>
                      </m:ctrlPr>
                    </m:sSubPr>
                    <m:e>
                      <m:r>
                        <w:rPr>
                          <w:rFonts w:ascii="Cambria Math" w:hAnsi="Cambria Math"/>
                        </w:rPr>
                        <m:t>N</m:t>
                      </m:r>
                    </m:e>
                    <m:sub>
                      <m:r>
                        <w:rPr>
                          <w:rFonts w:ascii="Cambria Math" w:hAnsi="Cambria Math"/>
                        </w:rPr>
                        <m:t>a</m:t>
                      </m:r>
                    </m:sub>
                  </m:sSub>
                </m:e>
              </m:rad>
              <m:r>
                <w:rPr>
                  <w:rFonts w:ascii="Cambria Math" w:hAnsi="Cambria Math"/>
                </w:rPr>
                <m:t>×l</m:t>
              </m:r>
              <m:d>
                <m:dPr>
                  <m:ctrlPr>
                    <w:rPr>
                      <w:rFonts w:ascii="Cambria Math" w:hAnsi="Cambria Math"/>
                    </w:rPr>
                  </m:ctrlPr>
                </m:dPr>
                <m:e>
                  <m:r>
                    <w:rPr>
                      <w:rFonts w:ascii="Cambria Math" w:hAnsi="Cambria Math"/>
                    </w:rPr>
                    <m:t>u</m:t>
                  </m:r>
                </m:e>
              </m:d>
            </m:den>
          </m:f>
          <m:r>
            <w:rPr>
              <w:rFonts w:ascii="Cambria Math" w:hAnsi="Cambria Math"/>
            </w:rPr>
            <m:t>=</m:t>
          </m:r>
          <m:f>
            <m:fPr>
              <m:ctrlPr>
                <w:rPr>
                  <w:rFonts w:ascii="Cambria Math" w:hAnsi="Cambria Math"/>
                </w:rPr>
              </m:ctrlPr>
            </m:fPr>
            <m:num>
              <m:rad>
                <m:radPr>
                  <m:ctrlPr>
                    <w:rPr>
                      <w:rFonts w:ascii="Cambria Math" w:hAnsi="Cambria Math"/>
                    </w:rPr>
                  </m:ctrlPr>
                </m:radPr>
                <m:deg>
                  <m:r>
                    <w:rPr>
                      <w:rFonts w:ascii="Cambria Math" w:hAnsi="Cambria Math"/>
                    </w:rPr>
                    <m:t>3</m:t>
                  </m:r>
                  <m:ctrlPr>
                    <w:rPr>
                      <w:rFonts w:ascii="Cambria Math" w:hAnsi="Cambria Math"/>
                      <w:i/>
                    </w:rPr>
                  </m:ctrlPr>
                </m:deg>
                <m:e>
                  <m:sSub>
                    <m:sSubPr>
                      <m:ctrlPr>
                        <w:rPr>
                          <w:rFonts w:ascii="Cambria Math" w:hAnsi="Cambria Math"/>
                          <w:i/>
                        </w:rPr>
                      </m:ctrlPr>
                    </m:sSubPr>
                    <m:e>
                      <m:r>
                        <w:rPr>
                          <w:rFonts w:ascii="Cambria Math" w:hAnsi="Cambria Math"/>
                        </w:rPr>
                        <m:t>M</m:t>
                      </m:r>
                    </m:e>
                    <m:sub>
                      <m:r>
                        <w:rPr>
                          <w:rFonts w:ascii="Cambria Math" w:hAnsi="Cambria Math"/>
                        </w:rPr>
                        <m:t>UO2</m:t>
                      </m:r>
                    </m:sub>
                  </m:sSub>
                </m:e>
              </m:rad>
              <m:r>
                <w:rPr>
                  <w:rFonts w:ascii="Cambria Math" w:hAnsi="Cambria Math"/>
                </w:rPr>
                <m:t>×</m:t>
              </m:r>
              <m:rad>
                <m:radPr>
                  <m:ctrlPr>
                    <w:rPr>
                      <w:rFonts w:ascii="Cambria Math" w:hAnsi="Cambria Math"/>
                      <w:i/>
                    </w:rPr>
                  </m:ctrlPr>
                </m:radPr>
                <m:deg>
                  <m:r>
                    <w:rPr>
                      <w:rFonts w:ascii="Cambria Math" w:hAnsi="Cambria Math"/>
                    </w:rPr>
                    <m:t>3</m:t>
                  </m:r>
                </m:deg>
                <m:e>
                  <m:sSup>
                    <m:sSupPr>
                      <m:ctrlPr>
                        <w:rPr>
                          <w:rFonts w:ascii="Cambria Math" w:hAnsi="Cambria Math"/>
                          <w:i/>
                        </w:rPr>
                      </m:ctrlPr>
                    </m:sSupPr>
                    <m:e>
                      <m:r>
                        <w:rPr>
                          <w:rFonts w:ascii="Cambria Math" w:hAnsi="Cambria Math"/>
                        </w:rPr>
                        <m:t>l(u)</m:t>
                      </m:r>
                    </m:e>
                    <m:sup>
                      <m:r>
                        <w:rPr>
                          <w:rFonts w:ascii="Cambria Math" w:hAnsi="Cambria Math"/>
                        </w:rPr>
                        <m:t>3</m:t>
                      </m:r>
                    </m:sup>
                  </m:sSup>
                </m:e>
              </m:rad>
              <m:ctrlPr>
                <w:rPr>
                  <w:rFonts w:ascii="Cambria Math" w:hAnsi="Cambria Math"/>
                  <w:i/>
                </w:rPr>
              </m:ctrlPr>
            </m:num>
            <m:den>
              <m:rad>
                <m:radPr>
                  <m:ctrlPr>
                    <w:rPr>
                      <w:rFonts w:ascii="Cambria Math" w:hAnsi="Cambria Math"/>
                    </w:rPr>
                  </m:ctrlPr>
                </m:radPr>
                <m:deg>
                  <m:r>
                    <w:rPr>
                      <w:rFonts w:ascii="Cambria Math" w:hAnsi="Cambria Math"/>
                    </w:rPr>
                    <m:t>3</m:t>
                  </m:r>
                  <m:ctrlPr>
                    <w:rPr>
                      <w:rFonts w:ascii="Cambria Math" w:hAnsi="Cambria Math"/>
                      <w:i/>
                    </w:rPr>
                  </m:ctrlPr>
                </m:deg>
                <m:e>
                  <m:r>
                    <w:rPr>
                      <w:rFonts w:ascii="Cambria Math" w:hAnsi="Cambria Math"/>
                    </w:rPr>
                    <m:t>ρ×</m:t>
                  </m:r>
                  <m:sSub>
                    <m:sSubPr>
                      <m:ctrlPr>
                        <w:rPr>
                          <w:rFonts w:ascii="Cambria Math" w:hAnsi="Cambria Math"/>
                          <w:i/>
                        </w:rPr>
                      </m:ctrlPr>
                    </m:sSubPr>
                    <m:e>
                      <m:r>
                        <w:rPr>
                          <w:rFonts w:ascii="Cambria Math" w:hAnsi="Cambria Math"/>
                        </w:rPr>
                        <m:t>N</m:t>
                      </m:r>
                    </m:e>
                    <m:sub>
                      <m:r>
                        <w:rPr>
                          <w:rFonts w:ascii="Cambria Math" w:hAnsi="Cambria Math"/>
                        </w:rPr>
                        <m:t>a</m:t>
                      </m:r>
                    </m:sub>
                  </m:sSub>
                </m:e>
              </m:rad>
              <m:r>
                <w:rPr>
                  <w:rFonts w:ascii="Cambria Math" w:hAnsi="Cambria Math"/>
                </w:rPr>
                <m:t>×l</m:t>
              </m:r>
              <m:d>
                <m:dPr>
                  <m:ctrlPr>
                    <w:rPr>
                      <w:rFonts w:ascii="Cambria Math" w:hAnsi="Cambria Math"/>
                    </w:rPr>
                  </m:ctrlPr>
                </m:dPr>
                <m:e>
                  <m:r>
                    <w:rPr>
                      <w:rFonts w:ascii="Cambria Math" w:hAnsi="Cambria Math"/>
                    </w:rPr>
                    <m:t>u</m:t>
                  </m:r>
                </m:e>
              </m:d>
            </m:den>
          </m:f>
          <m:r>
            <w:rPr>
              <w:rFonts w:ascii="Cambria Math" w:eastAsiaTheme="minorEastAsia" w:hAnsi="Cambria Math"/>
            </w:rPr>
            <m:t>=</m:t>
          </m:r>
          <m:f>
            <m:fPr>
              <m:ctrlPr>
                <w:rPr>
                  <w:rFonts w:ascii="Cambria Math" w:hAnsi="Cambria Math"/>
                </w:rPr>
              </m:ctrlPr>
            </m:fPr>
            <m:num>
              <m:rad>
                <m:radPr>
                  <m:ctrlPr>
                    <w:rPr>
                      <w:rFonts w:ascii="Cambria Math" w:hAnsi="Cambria Math"/>
                    </w:rPr>
                  </m:ctrlPr>
                </m:radPr>
                <m:deg>
                  <m:r>
                    <w:rPr>
                      <w:rFonts w:ascii="Cambria Math" w:hAnsi="Cambria Math"/>
                    </w:rPr>
                    <m:t>3</m:t>
                  </m:r>
                  <m:ctrlPr>
                    <w:rPr>
                      <w:rFonts w:ascii="Cambria Math" w:hAnsi="Cambria Math"/>
                      <w:i/>
                    </w:rPr>
                  </m:ctrlPr>
                </m:deg>
                <m:e>
                  <m:sSub>
                    <m:sSubPr>
                      <m:ctrlPr>
                        <w:rPr>
                          <w:rFonts w:ascii="Cambria Math" w:hAnsi="Cambria Math"/>
                          <w:i/>
                        </w:rPr>
                      </m:ctrlPr>
                    </m:sSubPr>
                    <m:e>
                      <m:r>
                        <w:rPr>
                          <w:rFonts w:ascii="Cambria Math" w:hAnsi="Cambria Math"/>
                        </w:rPr>
                        <m:t>M</m:t>
                      </m:r>
                    </m:e>
                    <m:sub>
                      <m:r>
                        <w:rPr>
                          <w:rFonts w:ascii="Cambria Math" w:hAnsi="Cambria Math"/>
                        </w:rPr>
                        <m:t>UO2</m:t>
                      </m:r>
                    </m:sub>
                  </m:sSub>
                </m:e>
              </m:rad>
              <m:r>
                <w:rPr>
                  <w:rFonts w:ascii="Cambria Math" w:hAnsi="Cambria Math"/>
                </w:rPr>
                <m:t>×l(u)</m:t>
              </m:r>
              <m:ctrlPr>
                <w:rPr>
                  <w:rFonts w:ascii="Cambria Math" w:hAnsi="Cambria Math"/>
                  <w:i/>
                </w:rPr>
              </m:ctrlPr>
            </m:num>
            <m:den>
              <m:rad>
                <m:radPr>
                  <m:ctrlPr>
                    <w:rPr>
                      <w:rFonts w:ascii="Cambria Math" w:hAnsi="Cambria Math"/>
                    </w:rPr>
                  </m:ctrlPr>
                </m:radPr>
                <m:deg>
                  <m:r>
                    <w:rPr>
                      <w:rFonts w:ascii="Cambria Math" w:hAnsi="Cambria Math"/>
                    </w:rPr>
                    <m:t>3</m:t>
                  </m:r>
                  <m:ctrlPr>
                    <w:rPr>
                      <w:rFonts w:ascii="Cambria Math" w:hAnsi="Cambria Math"/>
                      <w:i/>
                    </w:rPr>
                  </m:ctrlPr>
                </m:deg>
                <m:e>
                  <m:r>
                    <w:rPr>
                      <w:rFonts w:ascii="Cambria Math" w:hAnsi="Cambria Math"/>
                    </w:rPr>
                    <m:t>ρ×</m:t>
                  </m:r>
                  <m:sSub>
                    <m:sSubPr>
                      <m:ctrlPr>
                        <w:rPr>
                          <w:rFonts w:ascii="Cambria Math" w:hAnsi="Cambria Math"/>
                          <w:i/>
                        </w:rPr>
                      </m:ctrlPr>
                    </m:sSubPr>
                    <m:e>
                      <m:r>
                        <w:rPr>
                          <w:rFonts w:ascii="Cambria Math" w:hAnsi="Cambria Math"/>
                        </w:rPr>
                        <m:t>N</m:t>
                      </m:r>
                    </m:e>
                    <m:sub>
                      <m:r>
                        <w:rPr>
                          <w:rFonts w:ascii="Cambria Math" w:hAnsi="Cambria Math"/>
                        </w:rPr>
                        <m:t>a</m:t>
                      </m:r>
                    </m:sub>
                  </m:sSub>
                </m:e>
              </m:rad>
              <m:r>
                <w:rPr>
                  <w:rFonts w:ascii="Cambria Math" w:hAnsi="Cambria Math"/>
                </w:rPr>
                <m:t>×l</m:t>
              </m:r>
              <m:d>
                <m:dPr>
                  <m:ctrlPr>
                    <w:rPr>
                      <w:rFonts w:ascii="Cambria Math" w:hAnsi="Cambria Math"/>
                    </w:rPr>
                  </m:ctrlPr>
                </m:dPr>
                <m:e>
                  <m:r>
                    <w:rPr>
                      <w:rFonts w:ascii="Cambria Math" w:hAnsi="Cambria Math"/>
                    </w:rPr>
                    <m:t>u</m:t>
                  </m:r>
                </m:e>
              </m:d>
            </m:den>
          </m:f>
          <m:r>
            <w:rPr>
              <w:rFonts w:ascii="Cambria Math" w:hAnsi="Cambria Math"/>
            </w:rPr>
            <m:t>=</m:t>
          </m:r>
          <m:f>
            <m:fPr>
              <m:ctrlPr>
                <w:rPr>
                  <w:rFonts w:ascii="Cambria Math" w:hAnsi="Cambria Math"/>
                </w:rPr>
              </m:ctrlPr>
            </m:fPr>
            <m:num>
              <m:rad>
                <m:radPr>
                  <m:ctrlPr>
                    <w:rPr>
                      <w:rFonts w:ascii="Cambria Math" w:hAnsi="Cambria Math"/>
                    </w:rPr>
                  </m:ctrlPr>
                </m:radPr>
                <m:deg>
                  <m:r>
                    <w:rPr>
                      <w:rFonts w:ascii="Cambria Math" w:hAnsi="Cambria Math"/>
                    </w:rPr>
                    <m:t>3</m:t>
                  </m:r>
                  <m:ctrlPr>
                    <w:rPr>
                      <w:rFonts w:ascii="Cambria Math" w:hAnsi="Cambria Math"/>
                      <w:i/>
                    </w:rPr>
                  </m:ctrlPr>
                </m:deg>
                <m:e>
                  <m:sSub>
                    <m:sSubPr>
                      <m:ctrlPr>
                        <w:rPr>
                          <w:rFonts w:ascii="Cambria Math" w:hAnsi="Cambria Math"/>
                          <w:i/>
                        </w:rPr>
                      </m:ctrlPr>
                    </m:sSubPr>
                    <m:e>
                      <m:r>
                        <w:rPr>
                          <w:rFonts w:ascii="Cambria Math" w:hAnsi="Cambria Math"/>
                        </w:rPr>
                        <m:t>M</m:t>
                      </m:r>
                    </m:e>
                    <m:sub>
                      <m:r>
                        <w:rPr>
                          <w:rFonts w:ascii="Cambria Math" w:hAnsi="Cambria Math"/>
                        </w:rPr>
                        <m:t>UO2</m:t>
                      </m:r>
                    </m:sub>
                  </m:sSub>
                </m:e>
              </m:rad>
              <m:ctrlPr>
                <w:rPr>
                  <w:rFonts w:ascii="Cambria Math" w:hAnsi="Cambria Math"/>
                  <w:i/>
                </w:rPr>
              </m:ctrlPr>
            </m:num>
            <m:den>
              <m:rad>
                <m:radPr>
                  <m:ctrlPr>
                    <w:rPr>
                      <w:rFonts w:ascii="Cambria Math" w:hAnsi="Cambria Math"/>
                    </w:rPr>
                  </m:ctrlPr>
                </m:radPr>
                <m:deg>
                  <m:r>
                    <w:rPr>
                      <w:rFonts w:ascii="Cambria Math" w:hAnsi="Cambria Math"/>
                    </w:rPr>
                    <m:t>3</m:t>
                  </m:r>
                  <m:ctrlPr>
                    <w:rPr>
                      <w:rFonts w:ascii="Cambria Math" w:hAnsi="Cambria Math"/>
                      <w:i/>
                    </w:rPr>
                  </m:ctrlPr>
                </m:deg>
                <m:e>
                  <m:r>
                    <w:rPr>
                      <w:rFonts w:ascii="Cambria Math" w:hAnsi="Cambria Math"/>
                    </w:rPr>
                    <m:t>ρ×</m:t>
                  </m:r>
                  <m:sSub>
                    <m:sSubPr>
                      <m:ctrlPr>
                        <w:rPr>
                          <w:rFonts w:ascii="Cambria Math" w:hAnsi="Cambria Math"/>
                          <w:i/>
                        </w:rPr>
                      </m:ctrlPr>
                    </m:sSubPr>
                    <m:e>
                      <m:r>
                        <w:rPr>
                          <w:rFonts w:ascii="Cambria Math" w:hAnsi="Cambria Math"/>
                        </w:rPr>
                        <m:t>N</m:t>
                      </m:r>
                    </m:e>
                    <m:sub>
                      <m:r>
                        <w:rPr>
                          <w:rFonts w:ascii="Cambria Math" w:hAnsi="Cambria Math"/>
                        </w:rPr>
                        <m:t>a</m:t>
                      </m:r>
                    </m:sub>
                  </m:sSub>
                </m:e>
              </m:rad>
            </m:den>
          </m:f>
        </m:oMath>
      </m:oMathPara>
    </w:p>
    <w:p w14:paraId="537C8095" w14:textId="49F2308F" w:rsidR="005B49BB" w:rsidRPr="007060D0" w:rsidRDefault="005B49BB" w:rsidP="5EDC6FE3">
      <w:pPr>
        <w:rPr>
          <w:rFonts w:eastAsiaTheme="minorEastAsia"/>
        </w:rPr>
      </w:pPr>
    </w:p>
    <w:p w14:paraId="25744456" w14:textId="565F477D" w:rsidR="5EDC6FE3" w:rsidRDefault="5EDC6FE3" w:rsidP="5EDC6FE3"/>
    <w:p w14:paraId="780BF5E4" w14:textId="5A7EB3A2" w:rsidR="0083232F" w:rsidRPr="007060D0" w:rsidRDefault="00105C48" w:rsidP="0083232F">
      <w:pPr>
        <w:rPr>
          <w:rFonts w:eastAsiaTheme="minorEastAsia"/>
        </w:rPr>
      </w:pPr>
      <m:oMathPara>
        <m:oMath>
          <m:r>
            <w:rPr>
              <w:rFonts w:ascii="Cambria Math" w:eastAsiaTheme="minorEastAsia" w:hAnsi="Cambria Math"/>
            </w:rPr>
            <m:t>d=</m:t>
          </m:r>
          <m:f>
            <m:fPr>
              <m:ctrlPr>
                <w:rPr>
                  <w:rFonts w:ascii="Cambria Math" w:hAnsi="Cambria Math"/>
                </w:rPr>
              </m:ctrlPr>
            </m:fPr>
            <m:num>
              <m:rad>
                <m:radPr>
                  <m:ctrlPr>
                    <w:rPr>
                      <w:rFonts w:ascii="Cambria Math" w:hAnsi="Cambria Math"/>
                    </w:rPr>
                  </m:ctrlPr>
                </m:radPr>
                <m:deg>
                  <m:r>
                    <w:rPr>
                      <w:rFonts w:ascii="Cambria Math" w:hAnsi="Cambria Math"/>
                    </w:rPr>
                    <m:t>3</m:t>
                  </m:r>
                  <m:ctrlPr>
                    <w:rPr>
                      <w:rFonts w:ascii="Cambria Math" w:hAnsi="Cambria Math"/>
                      <w:i/>
                    </w:rPr>
                  </m:ctrlPr>
                </m:deg>
                <m:e>
                  <m:sSub>
                    <m:sSubPr>
                      <m:ctrlPr>
                        <w:rPr>
                          <w:rFonts w:ascii="Cambria Math" w:hAnsi="Cambria Math"/>
                          <w:i/>
                        </w:rPr>
                      </m:ctrlPr>
                    </m:sSubPr>
                    <m:e>
                      <m:r>
                        <w:rPr>
                          <w:rFonts w:ascii="Cambria Math" w:hAnsi="Cambria Math"/>
                        </w:rPr>
                        <m:t>M</m:t>
                      </m:r>
                    </m:e>
                    <m:sub>
                      <m:r>
                        <w:rPr>
                          <w:rFonts w:ascii="Cambria Math" w:hAnsi="Cambria Math"/>
                        </w:rPr>
                        <m:t>UO2</m:t>
                      </m:r>
                    </m:sub>
                  </m:sSub>
                </m:e>
              </m:rad>
              <m:ctrlPr>
                <w:rPr>
                  <w:rFonts w:ascii="Cambria Math" w:hAnsi="Cambria Math"/>
                  <w:i/>
                </w:rPr>
              </m:ctrlPr>
            </m:num>
            <m:den>
              <m:rad>
                <m:radPr>
                  <m:ctrlPr>
                    <w:rPr>
                      <w:rFonts w:ascii="Cambria Math" w:hAnsi="Cambria Math"/>
                    </w:rPr>
                  </m:ctrlPr>
                </m:radPr>
                <m:deg>
                  <m:r>
                    <w:rPr>
                      <w:rFonts w:ascii="Cambria Math" w:hAnsi="Cambria Math"/>
                    </w:rPr>
                    <m:t>3</m:t>
                  </m:r>
                  <m:ctrlPr>
                    <w:rPr>
                      <w:rFonts w:ascii="Cambria Math" w:hAnsi="Cambria Math"/>
                      <w:i/>
                    </w:rPr>
                  </m:ctrlPr>
                </m:deg>
                <m:e>
                  <m:r>
                    <w:rPr>
                      <w:rFonts w:ascii="Cambria Math" w:hAnsi="Cambria Math"/>
                    </w:rPr>
                    <m:t>ρ×</m:t>
                  </m:r>
                  <m:sSub>
                    <m:sSubPr>
                      <m:ctrlPr>
                        <w:rPr>
                          <w:rFonts w:ascii="Cambria Math" w:hAnsi="Cambria Math"/>
                          <w:i/>
                        </w:rPr>
                      </m:ctrlPr>
                    </m:sSubPr>
                    <m:e>
                      <m:r>
                        <w:rPr>
                          <w:rFonts w:ascii="Cambria Math" w:hAnsi="Cambria Math"/>
                        </w:rPr>
                        <m:t>N</m:t>
                      </m:r>
                    </m:e>
                    <m:sub>
                      <m:r>
                        <w:rPr>
                          <w:rFonts w:ascii="Cambria Math" w:hAnsi="Cambria Math"/>
                        </w:rPr>
                        <m:t>a</m:t>
                      </m:r>
                    </m:sub>
                  </m:sSub>
                </m:e>
              </m:rad>
            </m:den>
          </m:f>
          <m:r>
            <w:rPr>
              <w:rFonts w:ascii="Cambria Math" w:hAnsi="Cambria Math"/>
            </w:rPr>
            <m:t xml:space="preserve">= </m:t>
          </m:r>
          <m:f>
            <m:fPr>
              <m:ctrlPr>
                <w:rPr>
                  <w:rFonts w:ascii="Cambria Math" w:hAnsi="Cambria Math"/>
                </w:rPr>
              </m:ctrlPr>
            </m:fPr>
            <m:num>
              <m:rad>
                <m:radPr>
                  <m:ctrlPr>
                    <w:rPr>
                      <w:rFonts w:ascii="Cambria Math" w:hAnsi="Cambria Math"/>
                    </w:rPr>
                  </m:ctrlPr>
                </m:radPr>
                <m:deg>
                  <m:r>
                    <w:rPr>
                      <w:rFonts w:ascii="Cambria Math" w:hAnsi="Cambria Math"/>
                    </w:rPr>
                    <m:t>3</m:t>
                  </m:r>
                  <m:ctrlPr>
                    <w:rPr>
                      <w:rFonts w:ascii="Cambria Math" w:hAnsi="Cambria Math"/>
                      <w:i/>
                    </w:rPr>
                  </m:ctrlPr>
                </m:deg>
                <m:e>
                  <m:r>
                    <w:rPr>
                      <w:rFonts w:ascii="Cambria Math" w:hAnsi="Cambria Math"/>
                    </w:rPr>
                    <m:t>270,03</m:t>
                  </m:r>
                </m:e>
              </m:rad>
              <m:ctrlPr>
                <w:rPr>
                  <w:rFonts w:ascii="Cambria Math" w:hAnsi="Cambria Math"/>
                  <w:i/>
                </w:rPr>
              </m:ctrlPr>
            </m:num>
            <m:den>
              <m:rad>
                <m:radPr>
                  <m:ctrlPr>
                    <w:rPr>
                      <w:rFonts w:ascii="Cambria Math" w:hAnsi="Cambria Math"/>
                    </w:rPr>
                  </m:ctrlPr>
                </m:radPr>
                <m:deg>
                  <m:r>
                    <w:rPr>
                      <w:rFonts w:ascii="Cambria Math" w:hAnsi="Cambria Math"/>
                    </w:rPr>
                    <m:t>3</m:t>
                  </m:r>
                  <m:ctrlPr>
                    <w:rPr>
                      <w:rFonts w:ascii="Cambria Math" w:hAnsi="Cambria Math"/>
                      <w:i/>
                    </w:rPr>
                  </m:ctrlPr>
                </m:deg>
                <m:e>
                  <m:r>
                    <w:rPr>
                      <w:rFonts w:ascii="Cambria Math" w:hAnsi="Cambria Math"/>
                    </w:rPr>
                    <m:t>10.97×6,02214076×</m:t>
                  </m:r>
                  <m:sSup>
                    <m:sSupPr>
                      <m:ctrlPr>
                        <w:rPr>
                          <w:rFonts w:ascii="Cambria Math" w:hAnsi="Cambria Math"/>
                          <w:i/>
                        </w:rPr>
                      </m:ctrlPr>
                    </m:sSupPr>
                    <m:e>
                      <m:r>
                        <w:rPr>
                          <w:rFonts w:ascii="Cambria Math" w:hAnsi="Cambria Math"/>
                        </w:rPr>
                        <m:t>10</m:t>
                      </m:r>
                    </m:e>
                    <m:sup>
                      <m:r>
                        <w:rPr>
                          <w:rFonts w:ascii="Cambria Math" w:hAnsi="Cambria Math"/>
                        </w:rPr>
                        <m:t>23</m:t>
                      </m:r>
                    </m:sup>
                  </m:sSup>
                </m:e>
              </m:rad>
            </m:den>
          </m:f>
          <m:r>
            <w:rPr>
              <w:rFonts w:ascii="Cambria Math" w:eastAsiaTheme="minorEastAsia" w:hAnsi="Cambria Math"/>
            </w:rPr>
            <m:t>=</m:t>
          </m:r>
          <m:rad>
            <m:radPr>
              <m:ctrlPr>
                <w:rPr>
                  <w:rFonts w:ascii="Cambria Math" w:hAnsi="Cambria Math"/>
                </w:rPr>
              </m:ctrlPr>
            </m:radPr>
            <m:deg>
              <m:r>
                <m:rPr>
                  <m:sty m:val="p"/>
                </m:rPr>
                <w:rPr>
                  <w:rFonts w:ascii="Cambria Math" w:hAnsi="Cambria Math"/>
                </w:rPr>
                <m:t>3</m:t>
              </m:r>
            </m:deg>
            <m:e>
              <m:f>
                <m:fPr>
                  <m:ctrlPr>
                    <w:rPr>
                      <w:rFonts w:ascii="Cambria Math" w:hAnsi="Cambria Math"/>
                      <w:i/>
                    </w:rPr>
                  </m:ctrlPr>
                </m:fPr>
                <m:num>
                  <m:r>
                    <w:rPr>
                      <w:rFonts w:ascii="Cambria Math" w:hAnsi="Cambria Math"/>
                    </w:rPr>
                    <m:t>270,03</m:t>
                  </m:r>
                </m:num>
                <m:den>
                  <m:r>
                    <w:rPr>
                      <w:rFonts w:ascii="Cambria Math" w:hAnsi="Cambria Math"/>
                    </w:rPr>
                    <m:t>10.97×6,02214076×</m:t>
                  </m:r>
                  <m:sSup>
                    <m:sSupPr>
                      <m:ctrlPr>
                        <w:rPr>
                          <w:rFonts w:ascii="Cambria Math" w:hAnsi="Cambria Math"/>
                          <w:i/>
                        </w:rPr>
                      </m:ctrlPr>
                    </m:sSupPr>
                    <m:e>
                      <m:r>
                        <w:rPr>
                          <w:rFonts w:ascii="Cambria Math" w:hAnsi="Cambria Math"/>
                        </w:rPr>
                        <m:t>10</m:t>
                      </m:r>
                    </m:e>
                    <m:sup>
                      <m:r>
                        <w:rPr>
                          <w:rFonts w:ascii="Cambria Math" w:hAnsi="Cambria Math"/>
                        </w:rPr>
                        <m:t>23</m:t>
                      </m:r>
                    </m:sup>
                  </m:sSup>
                </m:den>
              </m:f>
            </m:e>
          </m:rad>
          <m:r>
            <w:rPr>
              <w:rFonts w:ascii="Cambria Math" w:eastAsiaTheme="minorEastAsia" w:hAnsi="Cambria Math"/>
            </w:rPr>
            <m:t xml:space="preserve"> </m:t>
          </m:r>
        </m:oMath>
      </m:oMathPara>
    </w:p>
    <w:p w14:paraId="2FFDFF99" w14:textId="178A601B" w:rsidR="00105C48" w:rsidRPr="00B46642" w:rsidRDefault="00057268" w:rsidP="00105C48">
      <w:pPr>
        <w:rPr>
          <w:rFonts w:eastAsiaTheme="minorEastAsia"/>
        </w:rPr>
      </w:pPr>
      <m:oMathPara>
        <m:oMath>
          <m:r>
            <w:rPr>
              <w:rFonts w:ascii="Cambria Math" w:eastAsiaTheme="minorEastAsia" w:hAnsi="Cambria Math"/>
            </w:rPr>
            <m:t>d = 3,47×</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-8</m:t>
              </m:r>
            </m:sup>
          </m:sSup>
          <m:r>
            <w:rPr>
              <w:rFonts w:ascii="Cambria Math" w:eastAsiaTheme="minorEastAsia" w:hAnsi="Cambria Math"/>
            </w:rPr>
            <m:t>cm = 3,47 ×</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-10</m:t>
              </m:r>
            </m:sup>
          </m:sSup>
          <m:r>
            <w:rPr>
              <w:rFonts w:ascii="Cambria Math" w:eastAsiaTheme="minorEastAsia" w:hAnsi="Cambria Math"/>
            </w:rPr>
            <m:t>m</m:t>
          </m:r>
        </m:oMath>
      </m:oMathPara>
    </w:p>
    <w:p w14:paraId="4111E85E" w14:textId="3B9F0F76" w:rsidR="00B46642" w:rsidRDefault="00B46642" w:rsidP="00105C48">
      <w:pPr>
        <w:rPr>
          <w:rFonts w:eastAsiaTheme="minorEastAsia"/>
        </w:rPr>
      </w:pPr>
      <w:r>
        <w:rPr>
          <w:rFonts w:eastAsiaTheme="minorEastAsia"/>
        </w:rPr>
        <w:t>Dus de afstand tussen uranium kernen bedraagt 3,47 x 10^-10 m.</w:t>
      </w:r>
    </w:p>
    <w:p w14:paraId="22B10B55" w14:textId="4D144035" w:rsidR="004D0882" w:rsidRDefault="004D0882" w:rsidP="00105C48">
      <w:pPr>
        <w:rPr>
          <w:rFonts w:eastAsiaTheme="minorEastAsia"/>
        </w:rPr>
      </w:pPr>
      <w:r>
        <w:rPr>
          <w:rFonts w:eastAsiaTheme="minorEastAsia"/>
        </w:rPr>
        <w:t>Om deze waarde te controleren kunnen we een dimensieanalyse uitvoeren</w:t>
      </w:r>
      <w:r w:rsidR="00001D7C">
        <w:rPr>
          <w:rFonts w:eastAsiaTheme="minorEastAsia"/>
        </w:rPr>
        <w:t>.</w:t>
      </w:r>
    </w:p>
    <w:p w14:paraId="43601167" w14:textId="4BBA63DC" w:rsidR="00001D7C" w:rsidRPr="00E004FB" w:rsidRDefault="00E004FB" w:rsidP="00105C48">
      <w:pPr>
        <w:rPr>
          <w:rFonts w:eastAsiaTheme="minorEastAsia"/>
        </w:rPr>
      </w:pPr>
      <m:oMathPara>
        <m:oMath>
          <m:r>
            <w:rPr>
              <w:rFonts w:ascii="Cambria Math" w:eastAsiaTheme="minorEastAsia" w:hAnsi="Cambria Math"/>
            </w:rPr>
            <m:t>d=</m:t>
          </m:r>
          <m:rad>
            <m:radPr>
              <m:ctrlPr>
                <w:rPr>
                  <w:rFonts w:ascii="Cambria Math" w:eastAsiaTheme="minorEastAsia" w:hAnsi="Cambria Math"/>
                  <w:i/>
                </w:rPr>
              </m:ctrlPr>
            </m:radPr>
            <m:deg>
              <m:r>
                <w:rPr>
                  <w:rFonts w:ascii="Cambria Math" w:hAnsi="Cambria Math"/>
                </w:rPr>
                <m:t>3</m:t>
              </m:r>
            </m:deg>
            <m:e>
              <m:f>
                <m:fPr>
                  <m:ctrlPr>
                    <w:rPr>
                      <w:rFonts w:ascii="Cambria Math" w:hAnsi="Cambria Math"/>
                    </w:rPr>
                  </m:ctrlPr>
                </m:fPr>
                <m:num>
                  <m:sSub>
                    <m:sSubPr>
                      <m:ctrlPr>
                        <w:rPr>
                          <w:rFonts w:ascii="Cambria Math" w:hAnsi="Cambria Math"/>
                          <w:i/>
                        </w:rPr>
                      </m:ctrlPr>
                    </m:sSubPr>
                    <m:e>
                      <m:r>
                        <w:rPr>
                          <w:rFonts w:ascii="Cambria Math" w:hAnsi="Cambria Math"/>
                        </w:rPr>
                        <m:t>M</m:t>
                      </m:r>
                    </m:e>
                    <m:sub>
                      <m:r>
                        <w:rPr>
                          <w:rFonts w:ascii="Cambria Math" w:hAnsi="Cambria Math"/>
                        </w:rPr>
                        <m:t>UO2</m:t>
                      </m:r>
                    </m:sub>
                  </m:sSub>
                  <m:ctrlPr>
                    <w:rPr>
                      <w:rFonts w:ascii="Cambria Math" w:hAnsi="Cambria Math"/>
                      <w:i/>
                    </w:rPr>
                  </m:ctrlPr>
                </m:num>
                <m:den>
                  <m:r>
                    <w:rPr>
                      <w:rFonts w:ascii="Cambria Math" w:hAnsi="Cambria Math"/>
                    </w:rPr>
                    <m:t>ρ×</m:t>
                  </m:r>
                  <m:sSub>
                    <m:sSubPr>
                      <m:ctrlPr>
                        <w:rPr>
                          <w:rFonts w:ascii="Cambria Math" w:hAnsi="Cambria Math"/>
                          <w:i/>
                        </w:rPr>
                      </m:ctrlPr>
                    </m:sSubPr>
                    <m:e>
                      <m:r>
                        <w:rPr>
                          <w:rFonts w:ascii="Cambria Math" w:hAnsi="Cambria Math"/>
                        </w:rPr>
                        <m:t>N</m:t>
                      </m:r>
                    </m:e>
                    <m:sub>
                      <m:r>
                        <w:rPr>
                          <w:rFonts w:ascii="Cambria Math" w:hAnsi="Cambria Math"/>
                        </w:rPr>
                        <m:t>a</m:t>
                      </m:r>
                    </m:sub>
                  </m:sSub>
                </m:den>
              </m:f>
            </m:e>
          </m:rad>
          <m:r>
            <w:rPr>
              <w:rFonts w:ascii="Cambria Math" w:eastAsiaTheme="minorEastAsia" w:hAnsi="Cambria Math"/>
            </w:rPr>
            <m:t>=</m:t>
          </m:r>
          <m:rad>
            <m:radPr>
              <m:ctrlPr>
                <w:rPr>
                  <w:rFonts w:ascii="Cambria Math" w:eastAsiaTheme="minorEastAsia" w:hAnsi="Cambria Math"/>
                  <w:i/>
                </w:rPr>
              </m:ctrlPr>
            </m:radPr>
            <m:deg>
              <m:r>
                <w:rPr>
                  <w:rFonts w:ascii="Cambria Math" w:hAnsi="Cambria Math"/>
                </w:rPr>
                <m:t>3</m:t>
              </m:r>
            </m:deg>
            <m:e>
              <m:f>
                <m:fPr>
                  <m:ctrlPr>
                    <w:rPr>
                      <w:rFonts w:ascii="Cambria Math" w:hAnsi="Cambria Math"/>
                    </w:rPr>
                  </m:ctrlPr>
                </m:fPr>
                <m:num>
                  <m:r>
                    <w:rPr>
                      <w:rFonts w:ascii="Cambria Math" w:hAnsi="Cambria Math"/>
                    </w:rPr>
                    <m:t>[M]×</m:t>
                  </m:r>
                  <m:sSup>
                    <m:sSupPr>
                      <m:ctrlPr>
                        <w:rPr>
                          <w:rFonts w:ascii="Cambria Math" w:hAnsi="Cambria Math"/>
                          <w:i/>
                        </w:rPr>
                      </m:ctrlPr>
                    </m:sSupPr>
                    <m:e>
                      <m:r>
                        <w:rPr>
                          <w:rFonts w:ascii="Cambria Math" w:hAnsi="Cambria Math"/>
                        </w:rPr>
                        <m:t>[N]</m:t>
                      </m:r>
                    </m:e>
                    <m:sup>
                      <m:r>
                        <w:rPr>
                          <w:rFonts w:ascii="Cambria Math" w:hAnsi="Cambria Math"/>
                        </w:rPr>
                        <m:t>-1</m:t>
                      </m:r>
                    </m:sup>
                  </m:sSup>
                  <m:ctrlPr>
                    <w:rPr>
                      <w:rFonts w:ascii="Cambria Math" w:hAnsi="Cambria Math"/>
                      <w:i/>
                    </w:rPr>
                  </m:ctrlPr>
                </m:num>
                <m:den>
                  <m:r>
                    <w:rPr>
                      <w:rFonts w:ascii="Cambria Math" w:hAnsi="Cambria Math"/>
                    </w:rPr>
                    <m:t xml:space="preserve">[M] × </m:t>
                  </m:r>
                  <m:sSup>
                    <m:sSupPr>
                      <m:ctrlPr>
                        <w:rPr>
                          <w:rFonts w:ascii="Cambria Math" w:hAnsi="Cambria Math"/>
                          <w:i/>
                        </w:rPr>
                      </m:ctrlPr>
                    </m:sSupPr>
                    <m:e>
                      <m:r>
                        <w:rPr>
                          <w:rFonts w:ascii="Cambria Math" w:hAnsi="Cambria Math"/>
                        </w:rPr>
                        <m:t>[L]</m:t>
                      </m:r>
                    </m:e>
                    <m:sup>
                      <m:r>
                        <w:rPr>
                          <w:rFonts w:ascii="Cambria Math" w:hAnsi="Cambria Math"/>
                        </w:rPr>
                        <m:t>-3</m:t>
                      </m:r>
                    </m:sup>
                  </m:sSup>
                  <m:r>
                    <w:rPr>
                      <w:rFonts w:ascii="Cambria Math" w:hAnsi="Cambria Math"/>
                    </w:rPr>
                    <m:t>×</m:t>
                  </m:r>
                  <m:sSup>
                    <m:sSupPr>
                      <m:ctrlPr>
                        <w:rPr>
                          <w:rFonts w:ascii="Cambria Math" w:hAnsi="Cambria Math"/>
                          <w:i/>
                        </w:rPr>
                      </m:ctrlPr>
                    </m:sSupPr>
                    <m:e>
                      <m:r>
                        <w:rPr>
                          <w:rFonts w:ascii="Cambria Math" w:hAnsi="Cambria Math"/>
                        </w:rPr>
                        <m:t>[N]</m:t>
                      </m:r>
                    </m:e>
                    <m:sup>
                      <m:r>
                        <w:rPr>
                          <w:rFonts w:ascii="Cambria Math" w:hAnsi="Cambria Math"/>
                        </w:rPr>
                        <m:t>-1</m:t>
                      </m:r>
                    </m:sup>
                  </m:sSup>
                </m:den>
              </m:f>
            </m:e>
          </m:rad>
          <m:r>
            <w:rPr>
              <w:rFonts w:ascii="Cambria Math" w:eastAsiaTheme="minorEastAsia" w:hAnsi="Cambria Math"/>
            </w:rPr>
            <m:t>=</m:t>
          </m:r>
          <m:rad>
            <m:radPr>
              <m:ctrlPr>
                <w:rPr>
                  <w:rFonts w:ascii="Cambria Math" w:eastAsiaTheme="minorEastAsia" w:hAnsi="Cambria Math"/>
                  <w:i/>
                </w:rPr>
              </m:ctrlPr>
            </m:radPr>
            <m:deg>
              <m:r>
                <w:rPr>
                  <w:rFonts w:ascii="Cambria Math" w:hAnsi="Cambria Math"/>
                </w:rPr>
                <m:t>3</m:t>
              </m:r>
            </m:deg>
            <m:e>
              <m:sSup>
                <m:sSupPr>
                  <m:ctrlPr>
                    <w:rPr>
                      <w:rFonts w:ascii="Cambria Math" w:hAnsi="Cambria Math"/>
                    </w:rPr>
                  </m:ctrlPr>
                </m:sSupPr>
                <m:e>
                  <m:r>
                    <w:rPr>
                      <w:rFonts w:ascii="Cambria Math" w:hAnsi="Cambria Math"/>
                    </w:rPr>
                    <m:t>[L]</m:t>
                  </m:r>
                </m:e>
                <m:sup>
                  <m:r>
                    <w:rPr>
                      <w:rFonts w:ascii="Cambria Math" w:hAnsi="Cambria Math"/>
                    </w:rPr>
                    <m:t>3</m:t>
                  </m:r>
                </m:sup>
              </m:sSup>
              <m:r>
                <w:rPr>
                  <w:rFonts w:ascii="Cambria Math" w:hAnsi="Cambria Math"/>
                </w:rPr>
                <m:t xml:space="preserve"> </m:t>
              </m:r>
            </m:e>
          </m:rad>
          <m:r>
            <w:rPr>
              <w:rFonts w:ascii="Cambria Math" w:eastAsiaTheme="minorEastAsia" w:hAnsi="Cambria Math"/>
            </w:rPr>
            <m:t xml:space="preserve">=[L] </m:t>
          </m:r>
        </m:oMath>
      </m:oMathPara>
    </w:p>
    <w:p w14:paraId="42B0BDE1" w14:textId="0A5643A7" w:rsidR="00E004FB" w:rsidRDefault="00C50B62" w:rsidP="00105C48">
      <w:pPr>
        <w:rPr>
          <w:rFonts w:eastAsiaTheme="minorEastAsia"/>
        </w:rPr>
      </w:pPr>
      <m:oMath>
        <m:r>
          <w:rPr>
            <w:rFonts w:ascii="Cambria Math" w:eastAsiaTheme="minorEastAsia" w:hAnsi="Cambria Math"/>
          </w:rPr>
          <m:t>d=[L]</m:t>
        </m:r>
      </m:oMath>
      <w:r>
        <w:rPr>
          <w:rFonts w:eastAsiaTheme="minorEastAsia"/>
        </w:rPr>
        <w:t xml:space="preserve"> dus de dimensies van deze formule kloppen. </w:t>
      </w:r>
    </w:p>
    <w:p w14:paraId="066D6B13" w14:textId="77777777" w:rsidR="00BA0B9B" w:rsidRDefault="00BA0B9B" w:rsidP="00105C48">
      <w:pPr>
        <w:rPr>
          <w:rFonts w:eastAsiaTheme="minorEastAsia"/>
        </w:rPr>
      </w:pPr>
    </w:p>
    <w:p w14:paraId="18C147A9" w14:textId="425A8D79" w:rsidR="5EDC6FE3" w:rsidRDefault="00BA0B9B" w:rsidP="00F34838">
      <w:pPr>
        <w:rPr>
          <w:rFonts w:eastAsiaTheme="minorEastAsia"/>
        </w:rPr>
      </w:pPr>
      <w:r>
        <w:rPr>
          <w:rFonts w:eastAsiaTheme="minorEastAsia"/>
        </w:rPr>
        <w:t xml:space="preserve">Natuurlijk willen we deze waarde nog een keer </w:t>
      </w:r>
      <w:r w:rsidR="006E5F05">
        <w:rPr>
          <w:rFonts w:eastAsiaTheme="minorEastAsia"/>
        </w:rPr>
        <w:t>c</w:t>
      </w:r>
      <w:r>
        <w:rPr>
          <w:rFonts w:eastAsiaTheme="minorEastAsia"/>
        </w:rPr>
        <w:t xml:space="preserve">ontroleren. Dit kunnen we doen met </w:t>
      </w:r>
      <w:r w:rsidR="0023295B">
        <w:rPr>
          <w:rFonts w:eastAsiaTheme="minorEastAsia"/>
        </w:rPr>
        <w:t xml:space="preserve">de kristalcelgrootte. UO2 is een zout, en dit zout organiseerd zich op een hele specefieke manier. </w:t>
      </w:r>
      <w:ins w:id="9" w:author="Microsoft Word" w:date="2025-12-19T21:54:00Z" w16du:dateUtc="2025-12-20T05:54:00Z">
        <w:r w:rsidR="009A6F1C">
          <w:rPr>
            <w:rFonts w:eastAsiaTheme="minorEastAsia"/>
          </w:rPr>
          <w:t xml:space="preserve"> </w:t>
        </w:r>
      </w:ins>
      <w:r w:rsidR="00FC71CF">
        <w:rPr>
          <w:rFonts w:eastAsiaTheme="minorEastAsia"/>
        </w:rPr>
        <w:t xml:space="preserve">Het zout </w:t>
      </w:r>
      <w:r w:rsidR="009C173F">
        <w:rPr>
          <w:rFonts w:eastAsiaTheme="minorEastAsia"/>
        </w:rPr>
        <w:t xml:space="preserve">heeft een </w:t>
      </w:r>
      <w:r w:rsidR="005C09D3">
        <w:rPr>
          <w:rFonts w:eastAsiaTheme="minorEastAsia"/>
        </w:rPr>
        <w:t xml:space="preserve">roosterconstante van </w:t>
      </w:r>
      <m:oMath>
        <m:r>
          <w:rPr>
            <w:rFonts w:ascii="Cambria Math" w:eastAsiaTheme="minorEastAsia" w:hAnsi="Cambria Math"/>
          </w:rPr>
          <m:t>5.47×</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-10</m:t>
            </m:r>
          </m:sup>
        </m:sSup>
      </m:oMath>
      <w:r w:rsidR="00136113">
        <w:rPr>
          <w:rFonts w:eastAsiaTheme="minorEastAsia"/>
        </w:rPr>
        <w:t xml:space="preserve">m. Dat is erg </w:t>
      </w:r>
      <w:r w:rsidR="0029502C">
        <w:rPr>
          <w:rFonts w:eastAsiaTheme="minorEastAsia"/>
        </w:rPr>
        <w:t xml:space="preserve">dichtbij de door mij gevonden waarde </w:t>
      </w:r>
      <w:r w:rsidR="00F34838">
        <w:rPr>
          <w:rFonts w:eastAsiaTheme="minorEastAsia"/>
        </w:rPr>
        <w:t xml:space="preserve">van </w:t>
      </w:r>
      <m:oMath>
        <m:r>
          <w:rPr>
            <w:rFonts w:ascii="Cambria Math" w:eastAsiaTheme="minorEastAsia" w:hAnsi="Cambria Math"/>
          </w:rPr>
          <m:t>3.47×</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-10</m:t>
            </m:r>
          </m:sup>
        </m:sSup>
      </m:oMath>
      <w:r w:rsidR="00F34838">
        <w:rPr>
          <w:rFonts w:eastAsiaTheme="minorEastAsia"/>
        </w:rPr>
        <w:t>m.</w:t>
      </w:r>
    </w:p>
    <w:p w14:paraId="02C5ACD9" w14:textId="77777777" w:rsidR="00F34838" w:rsidRPr="00F34838" w:rsidRDefault="00F34838" w:rsidP="00F34838">
      <w:pPr>
        <w:rPr>
          <w:rFonts w:eastAsiaTheme="minorEastAsia"/>
        </w:rPr>
      </w:pPr>
    </w:p>
    <w:p w14:paraId="7EEEDF5F" w14:textId="33F1787A" w:rsidR="1927914B" w:rsidRDefault="1467EF15" w:rsidP="742A53AC">
      <w:pPr>
        <w:pStyle w:val="Heading2"/>
      </w:pPr>
      <w:bookmarkStart w:id="10" w:name="_Toc217078617"/>
      <w:r>
        <w:t>Xenon</w:t>
      </w:r>
      <w:bookmarkEnd w:id="10"/>
    </w:p>
    <w:p w14:paraId="0833CE7C" w14:textId="4386DB61" w:rsidR="1927914B" w:rsidRDefault="4AA75B84" w:rsidP="742A53AC">
      <w:r>
        <w:t>Wat is nou het effect van Xenon-135 op de reactiesnelheid? Xenon heeft een remmende werking</w:t>
      </w:r>
      <w:r w:rsidR="7A792040">
        <w:t>. Als een neutron tegen een Xe-135 kern botst, dan zal d</w:t>
      </w:r>
      <w:r w:rsidR="001042E0">
        <w:t>it</w:t>
      </w:r>
      <w:r w:rsidR="7A792040">
        <w:t xml:space="preserve"> neutron wordt opgenomen en </w:t>
      </w:r>
      <w:r w:rsidR="31BE6D87">
        <w:t>er zal een Xe-136 isotoop ontstaan. Deze is stabiel en heeft geen effect op de reactie</w:t>
      </w:r>
      <w:r w:rsidR="2736676D">
        <w:t>.</w:t>
      </w:r>
      <w:r w:rsidR="31BE6D87">
        <w:t xml:space="preserve"> </w:t>
      </w:r>
      <w:r w:rsidR="0F6A9935">
        <w:t>De Xe-135 kernen halen dus een neutron uit de reactor. Dit zorgt voor een langzamere werki</w:t>
      </w:r>
      <w:r w:rsidR="653822CA">
        <w:t>ng van de reactie.</w:t>
      </w:r>
    </w:p>
    <w:p w14:paraId="029DA2C8" w14:textId="6DF60917" w:rsidR="1927914B" w:rsidRDefault="653822CA" w:rsidP="742A53AC">
      <w:r>
        <w:t>Hieronder zie</w:t>
      </w:r>
      <w:r w:rsidR="70369093">
        <w:t>t u</w:t>
      </w:r>
      <w:r>
        <w:t xml:space="preserve"> </w:t>
      </w:r>
      <w:r w:rsidR="54A1CCA0">
        <w:t>dri</w:t>
      </w:r>
      <w:r>
        <w:t>e reacties in de reactor. Bij reactie 1 was de kans dat er een Xe-135 kern ontstond bij een botsing met een neutron en een U-235 kern 0.05.</w:t>
      </w:r>
      <w:r w:rsidR="6DC18BB8">
        <w:t xml:space="preserve"> Bij reactie 2 was deze kans 0.5 en bij reactie 3 was deze kans 1.</w:t>
      </w:r>
    </w:p>
    <w:p w14:paraId="016A6EA5" w14:textId="6D55C203" w:rsidR="1927914B" w:rsidRDefault="7882E5B4" w:rsidP="742A53AC">
      <w:r>
        <w:t xml:space="preserve">Reactie 1 gaat duidelijk het snelst. Reactie 2 en </w:t>
      </w:r>
      <w:r w:rsidR="00000D45">
        <w:t>3</w:t>
      </w:r>
      <w:r>
        <w:t xml:space="preserve"> worden heel erg afgeremd door de grote hoeveelheden Xe-135.</w:t>
      </w:r>
    </w:p>
    <w:p w14:paraId="0B724E8A" w14:textId="2946A435" w:rsidR="1927914B" w:rsidRDefault="33E059BB" w:rsidP="742A53AC">
      <w:r>
        <w:t xml:space="preserve">Overigens lijken </w:t>
      </w:r>
      <w:r w:rsidR="3B0E7BA1">
        <w:t xml:space="preserve">de reacties met een hogere kans van </w:t>
      </w:r>
      <w:r w:rsidR="4353DF72">
        <w:t>ontstaan</w:t>
      </w:r>
      <w:r w:rsidR="3B0E7BA1">
        <w:t xml:space="preserve"> van Xe-135 instabieler. </w:t>
      </w:r>
      <w:r w:rsidR="005B5C6D">
        <w:t>Het is niet bekend</w:t>
      </w:r>
      <w:r w:rsidR="3B0E7BA1">
        <w:t xml:space="preserve"> of dit komt door de andere schaal of dat de Xenon de reactie echt instabieler maakt. </w:t>
      </w:r>
      <w:r w:rsidR="00936DCF">
        <w:t>Dit zou men eventueel nog kunnen onderzoeken in een vervolg onderzoek.</w:t>
      </w:r>
    </w:p>
    <w:p w14:paraId="22262B45" w14:textId="1304BF5B" w:rsidR="1927914B" w:rsidRDefault="36CC1CD2" w:rsidP="742A53AC">
      <w:pPr>
        <w:pStyle w:val="Heading3"/>
        <w:rPr>
          <w:sz w:val="24"/>
          <w:szCs w:val="24"/>
        </w:rPr>
      </w:pPr>
      <w:bookmarkStart w:id="11" w:name="_Toc217078618"/>
      <w:r>
        <w:t>Reactie 1:</w:t>
      </w:r>
      <w:bookmarkEnd w:id="11"/>
    </w:p>
    <w:p w14:paraId="2A55621F" w14:textId="225360E2" w:rsidR="1927914B" w:rsidRDefault="59D16C7B" w:rsidP="742A53AC">
      <w:r>
        <w:rPr>
          <w:noProof/>
        </w:rPr>
        <w:drawing>
          <wp:inline distT="0" distB="0" distL="0" distR="0" wp14:anchorId="1EB78205" wp14:editId="4808EBBF">
            <wp:extent cx="5724524" cy="4286250"/>
            <wp:effectExtent l="0" t="0" r="0" b="0"/>
            <wp:docPr id="73050796" name="Picture 730507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5724524" cy="4286250"/>
                    </a:xfrm>
                    <a:prstGeom prst="rect">
                      <a:avLst/>
                    </a:prstGeom>
                  </pic:spPr>
                </pic:pic>
              </a:graphicData>
            </a:graphic>
          </wp:inline>
        </w:drawing>
      </w:r>
    </w:p>
    <w:p w14:paraId="26322EFC" w14:textId="28B88A0E" w:rsidR="1927914B" w:rsidRDefault="7882E5B4" w:rsidP="742A53AC">
      <w:pPr>
        <w:pStyle w:val="Heading3"/>
      </w:pPr>
      <w:bookmarkStart w:id="12" w:name="_Toc217078619"/>
      <w:r>
        <w:t>Reactie 2:</w:t>
      </w:r>
      <w:bookmarkEnd w:id="12"/>
    </w:p>
    <w:p w14:paraId="1C124484" w14:textId="6E8FC534" w:rsidR="1927914B" w:rsidRDefault="2E01BAD4" w:rsidP="742A53AC">
      <w:r>
        <w:rPr>
          <w:noProof/>
        </w:rPr>
        <w:drawing>
          <wp:inline distT="0" distB="0" distL="0" distR="0" wp14:anchorId="0FCEC718" wp14:editId="6C2EB01A">
            <wp:extent cx="5724524" cy="4286250"/>
            <wp:effectExtent l="0" t="0" r="0" b="0"/>
            <wp:docPr id="90867359" name="Picture 90867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5724524" cy="4286250"/>
                    </a:xfrm>
                    <a:prstGeom prst="rect">
                      <a:avLst/>
                    </a:prstGeom>
                  </pic:spPr>
                </pic:pic>
              </a:graphicData>
            </a:graphic>
          </wp:inline>
        </w:drawing>
      </w:r>
    </w:p>
    <w:p w14:paraId="33EF783C" w14:textId="638AC4E2" w:rsidR="1927914B" w:rsidRDefault="68F6D6D1" w:rsidP="742A53AC">
      <w:pPr>
        <w:pStyle w:val="Heading3"/>
      </w:pPr>
      <w:bookmarkStart w:id="13" w:name="_Toc217078620"/>
      <w:r>
        <w:t>Reactie 3:</w:t>
      </w:r>
      <w:bookmarkEnd w:id="13"/>
    </w:p>
    <w:p w14:paraId="15B839F7" w14:textId="7CFC89FE" w:rsidR="1927914B" w:rsidRDefault="1927914B" w:rsidP="742A53AC">
      <w:r>
        <w:br/>
      </w:r>
      <w:r w:rsidR="4C1B63C6">
        <w:rPr>
          <w:noProof/>
        </w:rPr>
        <w:drawing>
          <wp:inline distT="0" distB="0" distL="0" distR="0" wp14:anchorId="7AD07F9A" wp14:editId="3BAFE1C9">
            <wp:extent cx="5724524" cy="4286250"/>
            <wp:effectExtent l="0" t="0" r="0" b="0"/>
            <wp:docPr id="2120355090" name="Picture 2120355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5724524" cy="4286250"/>
                    </a:xfrm>
                    <a:prstGeom prst="rect">
                      <a:avLst/>
                    </a:prstGeom>
                  </pic:spPr>
                </pic:pic>
              </a:graphicData>
            </a:graphic>
          </wp:inline>
        </w:drawing>
      </w:r>
    </w:p>
    <w:p w14:paraId="29AE6BF3" w14:textId="329BFBC5" w:rsidR="1927914B" w:rsidRDefault="15639882" w:rsidP="155CF18B">
      <w:pPr>
        <w:pStyle w:val="Heading2"/>
      </w:pPr>
      <w:bookmarkStart w:id="14" w:name="_Toc217078621"/>
      <w:r>
        <w:t>Regulering</w:t>
      </w:r>
      <w:bookmarkEnd w:id="14"/>
    </w:p>
    <w:p w14:paraId="46BD9A86" w14:textId="45CA3C44" w:rsidR="1927914B" w:rsidRDefault="15639882" w:rsidP="155CF18B">
      <w:r>
        <w:t>In een echte RBMK-reactor wordt de reactie gereguleerd met grafietstaven. Deze grafietstaven a</w:t>
      </w:r>
      <w:r w:rsidR="404CB9F8">
        <w:t>b</w:t>
      </w:r>
      <w:r>
        <w:t xml:space="preserve">sorberen neutronen om de reactie langzamer te maken. </w:t>
      </w:r>
      <w:r w:rsidR="688EC32A">
        <w:t>Deze staven kunnen in of uit de reactor worden geschoven om te b</w:t>
      </w:r>
      <w:r w:rsidR="000B1125">
        <w:t>eïnvloeden</w:t>
      </w:r>
      <w:r w:rsidR="688EC32A">
        <w:t xml:space="preserve"> hoeveel neutronen worden geadsorbeerd.</w:t>
      </w:r>
    </w:p>
    <w:p w14:paraId="3B83DA31" w14:textId="54C47EB0" w:rsidR="1927914B" w:rsidRDefault="688EC32A" w:rsidP="155CF18B">
      <w:r>
        <w:t xml:space="preserve">Grafietstaven implementeren in ons model is theoretisch mogelijk, maar heel lastig. In theorie zouden we op elke </w:t>
      </w:r>
      <w:r w:rsidR="6EC84D67">
        <w:t>coördinaat</w:t>
      </w:r>
      <w:r>
        <w:t xml:space="preserve"> waar een grafietstaaf zou zijn, ee</w:t>
      </w:r>
      <w:r w:rsidR="245EC771">
        <w:t>n object toevoegen</w:t>
      </w:r>
      <w:r w:rsidR="3D062AC5">
        <w:t xml:space="preserve"> d</w:t>
      </w:r>
      <w:r w:rsidR="00F94E45">
        <w:t>at</w:t>
      </w:r>
      <w:r w:rsidR="3D062AC5">
        <w:t xml:space="preserve"> neutronen adsorbeert, maar </w:t>
      </w:r>
      <w:r w:rsidR="00111BCE">
        <w:t>botsingen</w:t>
      </w:r>
      <w:r w:rsidR="3D062AC5">
        <w:t xml:space="preserve"> berekenen tussen grafietstaven en neutronen zou heel veel tijd en rekenkracht kosten. Ook is de precieze plaats van de staven niet echt van belang, al</w:t>
      </w:r>
      <w:r w:rsidR="0EBA57C9">
        <w:t xml:space="preserve">leen de adsorptie van neutronen heeft effect op de reactie. Daarom hebben we gekozen voor een systeem waar neutronen verdwijnen zonder een </w:t>
      </w:r>
      <w:r w:rsidR="00872DFB">
        <w:t>fysieke reactie.</w:t>
      </w:r>
    </w:p>
    <w:p w14:paraId="20A50C2B" w14:textId="5B0914C1" w:rsidR="1927914B" w:rsidRDefault="0050032C" w:rsidP="155CF18B">
      <w:r>
        <w:t xml:space="preserve">Om de reactie te controleren defieneren we een ‘doel’ voor het aantal neutronen. Dit is een aantal neutronen die </w:t>
      </w:r>
      <w:r w:rsidR="001F510B">
        <w:t>ons model zal proberen te bereiken</w:t>
      </w:r>
      <w:r w:rsidR="006A2461">
        <w:t xml:space="preserve">. Als het aantal neutronen </w:t>
      </w:r>
      <w:r w:rsidR="008E7BA1">
        <w:t xml:space="preserve">aanwezig in de reactor overeenkomt met ons doel, proberen we het aantal neutronen constant te houden. </w:t>
      </w:r>
      <w:r w:rsidR="5E4DFC70">
        <w:t>Om bij te h</w:t>
      </w:r>
      <w:r w:rsidR="6BCCF792">
        <w:t xml:space="preserve">ouden hoe ver we van ons doel zijn, </w:t>
      </w:r>
      <w:r w:rsidR="0B6DAAA9">
        <w:t>definiëren</w:t>
      </w:r>
      <w:r w:rsidR="6BCCF792">
        <w:t xml:space="preserve"> we </w:t>
      </w:r>
    </w:p>
    <w:p w14:paraId="5A43B19E" w14:textId="77777777" w:rsidR="003543B6" w:rsidRDefault="1927914B" w:rsidP="155CF18B">
      <m:oMath>
        <m:r>
          <w:rPr>
            <w:rFonts w:ascii="Cambria Math" w:hAnsi="Cambria Math"/>
          </w:rPr>
          <m:t>Q = </m:t>
        </m:r>
        <m:f>
          <m:fPr>
            <m:ctrlPr>
              <w:rPr>
                <w:rFonts w:ascii="Cambria Math" w:hAnsi="Cambria Math"/>
              </w:rPr>
            </m:ctrlPr>
          </m:fPr>
          <m:num>
            <m:r>
              <w:rPr>
                <w:rFonts w:ascii="Cambria Math" w:hAnsi="Cambria Math"/>
              </w:rPr>
              <m:t>aantal neutronen - doel</m:t>
            </m:r>
          </m:num>
          <m:den>
            <m:r>
              <w:rPr>
                <w:rFonts w:ascii="Cambria Math" w:hAnsi="Cambria Math"/>
              </w:rPr>
              <m:t>doel</m:t>
            </m:r>
          </m:den>
        </m:f>
      </m:oMath>
      <w:r w:rsidR="3103D7FB">
        <w:t xml:space="preserve">. </w:t>
      </w:r>
    </w:p>
    <w:p w14:paraId="4E55C538" w14:textId="288A3C9A" w:rsidR="1927914B" w:rsidRDefault="3103D7FB" w:rsidP="155CF18B">
      <w:r>
        <w:t xml:space="preserve">Als </w:t>
      </w:r>
      <m:oMath>
        <m:r>
          <w:rPr>
            <w:rFonts w:ascii="Cambria Math" w:hAnsi="Cambria Math"/>
          </w:rPr>
          <m:t>Q = 0 </m:t>
        </m:r>
      </m:oMath>
      <w:r w:rsidR="665CACE3">
        <w:t xml:space="preserve"> </w:t>
      </w:r>
    </w:p>
    <w:p w14:paraId="614BD0FC" w14:textId="1594C998" w:rsidR="1927914B" w:rsidRDefault="665CACE3" w:rsidP="155CF18B">
      <w:r>
        <w:t xml:space="preserve">dan </w:t>
      </w:r>
      <m:oMath>
        <m:r>
          <w:rPr>
            <w:rFonts w:ascii="Cambria Math" w:hAnsi="Cambria Math"/>
          </w:rPr>
          <m:t>aantal neutronen = doel </m:t>
        </m:r>
      </m:oMath>
      <w:r w:rsidR="03CF3224">
        <w:t xml:space="preserve"> en dus hebben we evenwicht bereikt.  Q hangt af van de </w:t>
      </w:r>
      <w:r w:rsidR="005264A3">
        <w:t>toestand</w:t>
      </w:r>
      <w:r w:rsidR="03CF3224">
        <w:t xml:space="preserve"> van de reactie</w:t>
      </w:r>
      <w:r w:rsidR="000A6077">
        <w:t>,</w:t>
      </w:r>
      <w:r w:rsidR="03CF3224">
        <w:t xml:space="preserve"> en dus kunne</w:t>
      </w:r>
      <w:r w:rsidR="5D1ED07E">
        <w:t>n wij Q niet zomaar veranderen. Wel kunnen we de aantal neutronen veranderen.</w:t>
      </w:r>
    </w:p>
    <w:p w14:paraId="6D4FD686" w14:textId="1C13ED84" w:rsidR="1927914B" w:rsidRDefault="5D1ED07E" w:rsidP="155CF18B">
      <w:r>
        <w:t xml:space="preserve">Om Q te veranderen </w:t>
      </w:r>
      <w:r w:rsidR="3D2CB935">
        <w:t>definiëren</w:t>
      </w:r>
      <w:r>
        <w:t xml:space="preserve"> we </w:t>
      </w:r>
      <m:oMath>
        <m:sSub>
          <m:sSubPr>
            <m:ctrlPr>
              <w:rPr>
                <w:rFonts w:ascii="Cambria Math" w:hAnsi="Cambria Math"/>
              </w:rPr>
            </m:ctrlPr>
          </m:sSubPr>
          <m:e>
            <m:r>
              <w:rPr>
                <w:rFonts w:ascii="Cambria Math" w:hAnsi="Cambria Math"/>
              </w:rPr>
              <m:t>P</m:t>
            </m:r>
          </m:e>
          <m:sub>
            <m:r>
              <w:rPr>
                <w:rFonts w:ascii="Cambria Math" w:hAnsi="Cambria Math"/>
              </w:rPr>
              <m:t>adsorbtie</m:t>
            </m:r>
          </m:sub>
        </m:sSub>
      </m:oMath>
      <w:r w:rsidR="63477A24">
        <w:t xml:space="preserve">, voortaan </w:t>
      </w:r>
      <w:r w:rsidR="4FBC964C">
        <w:t xml:space="preserve"> </w:t>
      </w:r>
      <m:oMath>
        <m:r>
          <w:rPr>
            <w:rFonts w:ascii="Cambria Math" w:hAnsi="Cambria Math"/>
          </w:rPr>
          <m:t>p</m:t>
        </m:r>
      </m:oMath>
      <w:r w:rsidR="43D77E85">
        <w:t xml:space="preserve"> of P.</w:t>
      </w:r>
      <w:r w:rsidR="006D3B1D">
        <w:t xml:space="preserve"> P is de kans dat een willekeurig neutron wordt verwijderd uit de reactie. </w:t>
      </w:r>
      <w:r w:rsidR="53BA9E90">
        <w:t>P is constant binnen een tijdstap maar verandert elke tijdstap en is afhankelijk van Q. Het is dus zaak een functie te vinden P(Q) zodat Q altijd nul blijft.</w:t>
      </w:r>
    </w:p>
    <w:p w14:paraId="72B58D25" w14:textId="5472E5B2" w:rsidR="1927914B" w:rsidRDefault="53BA9E90" w:rsidP="155CF18B">
      <w:r>
        <w:t xml:space="preserve">Belangrijk is dat </w:t>
      </w:r>
      <w:r w:rsidR="000B58D2">
        <w:t>P</w:t>
      </w:r>
      <w:r>
        <w:t xml:space="preserve"> nooit 1 kan zijn. Als </w:t>
      </w:r>
      <w:r w:rsidR="000B58D2">
        <w:t>P</w:t>
      </w:r>
      <w:r>
        <w:t>=1, dan verdwijnen alle neutronen ineens en stopt de reactie. Om te zorgen dat dit nooit gebeurt spreken</w:t>
      </w:r>
      <w:r w:rsidR="69309691">
        <w:t xml:space="preserve"> we af dat p maximaal 0.5 kan zijn. Ook moet p altijd </w:t>
      </w:r>
      <w:r w:rsidR="7D13627F">
        <w:t xml:space="preserve">positief zijn, want negatieve kansen bestaan niet. Dus, </w:t>
      </w:r>
      <m:oMath>
        <m:r>
          <w:rPr>
            <w:rFonts w:ascii="Cambria Math" w:hAnsi="Cambria Math"/>
          </w:rPr>
          <m:t>0 &lt; P &lt; 0.5 </m:t>
        </m:r>
      </m:oMath>
      <w:r w:rsidR="3C935117">
        <w:t>.</w:t>
      </w:r>
    </w:p>
    <w:p w14:paraId="4D2F1A98" w14:textId="6DB8EAE9" w:rsidR="1927914B" w:rsidRDefault="3C935117" w:rsidP="155CF18B">
      <w:r>
        <w:t xml:space="preserve">Nu is het zaak om een functie P(Q) te vinden. We weten dat als Q&gt;0 dan moeten er neutronen verdwijnen en dus moet p omhoog. </w:t>
      </w:r>
      <w:r w:rsidR="3F247C29">
        <w:t xml:space="preserve">Ook weten we dat als </w:t>
      </w:r>
      <m:oMath>
        <m:r>
          <w:rPr>
            <w:rFonts w:ascii="Cambria Math" w:hAnsi="Cambria Math"/>
          </w:rPr>
          <m:t>Q ≈ 0 </m:t>
        </m:r>
      </m:oMath>
      <w:r w:rsidR="594A4C6C">
        <w:t xml:space="preserve"> dan moeten we evenveel neutronen verwijderen als dat erbij komen in die tijdstap.</w:t>
      </w:r>
    </w:p>
    <w:p w14:paraId="43196F0D" w14:textId="66CD63B0" w:rsidR="1927914B" w:rsidRDefault="0F6D8CC6" w:rsidP="155CF18B">
      <w:r>
        <w:t xml:space="preserve">Voor de volgende experimenten zullen alle settingen hetzelfde zijn, behalve de functie P(Q). De rode lijn geeft </w:t>
      </w:r>
      <w:r w:rsidR="4804AA71">
        <w:t>ons doel aan voor de aantal neutronen.</w:t>
      </w:r>
      <w:r w:rsidR="0F45AB43">
        <w:t xml:space="preserve"> We beginnen met 200 neutronen en een doel van 200.</w:t>
      </w:r>
    </w:p>
    <w:p w14:paraId="73DFFCE0" w14:textId="0EDDCCE8" w:rsidR="28D66983" w:rsidRDefault="28D66983" w:rsidP="28D66983"/>
    <w:p w14:paraId="2A77418F" w14:textId="5ECF6475" w:rsidR="1927914B" w:rsidRDefault="594A4C6C" w:rsidP="155CF18B">
      <w:r>
        <w:t xml:space="preserve">Laten we starten met P(Q) = </w:t>
      </w:r>
      <w:r w:rsidR="63ED8E8E">
        <w:t>10</w:t>
      </w:r>
      <w:r>
        <w:t xml:space="preserve"> * Q + 0.1</w:t>
      </w:r>
      <w:r w:rsidR="1927914B">
        <w:tab/>
      </w:r>
      <w:r w:rsidR="1927914B">
        <w:tab/>
      </w:r>
      <w:r w:rsidR="1927914B">
        <w:tab/>
      </w:r>
      <w:r w:rsidR="1927914B">
        <w:tab/>
      </w:r>
      <w:r w:rsidR="1927914B">
        <w:tab/>
      </w:r>
      <w:r w:rsidR="1927914B">
        <w:tab/>
      </w:r>
      <w:r w:rsidR="1927914B">
        <w:tab/>
      </w:r>
      <w:r>
        <w:t>*</w:t>
      </w:r>
    </w:p>
    <w:p w14:paraId="0073ECCC" w14:textId="582DF346" w:rsidR="1927914B" w:rsidRDefault="32C09BEF" w:rsidP="155CF18B">
      <w:r>
        <w:t>Deze functie levert de volgende grafiek op</w:t>
      </w:r>
    </w:p>
    <w:p w14:paraId="765DD7FA" w14:textId="0A9E8D45" w:rsidR="1927914B" w:rsidRDefault="33A3C520" w:rsidP="155CF18B">
      <w:r>
        <w:rPr>
          <w:noProof/>
        </w:rPr>
        <w:drawing>
          <wp:inline distT="0" distB="0" distL="0" distR="0" wp14:anchorId="5A47239D" wp14:editId="479A62B5">
            <wp:extent cx="5724524" cy="4286250"/>
            <wp:effectExtent l="0" t="0" r="0" b="0"/>
            <wp:docPr id="694399986" name="Picture 6943999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5724524" cy="4286250"/>
                    </a:xfrm>
                    <a:prstGeom prst="rect">
                      <a:avLst/>
                    </a:prstGeom>
                  </pic:spPr>
                </pic:pic>
              </a:graphicData>
            </a:graphic>
          </wp:inline>
        </w:drawing>
      </w:r>
      <w:r>
        <w:t xml:space="preserve">Een  opvallend aspect aan deze grafiek </w:t>
      </w:r>
      <w:r w:rsidR="004F343C">
        <w:t>zijn</w:t>
      </w:r>
      <w:r>
        <w:t xml:space="preserve"> de pieken en dalen. De</w:t>
      </w:r>
      <w:r w:rsidR="5E257862">
        <w:t>ze worden veroorzaakt door overcorrectie.</w:t>
      </w:r>
      <w:r>
        <w:t xml:space="preserve"> </w:t>
      </w:r>
      <w:r w:rsidR="54A8DB4B">
        <w:t xml:space="preserve">Wanneer Q negatief is, is </w:t>
      </w:r>
      <w:r w:rsidR="000B58D2">
        <w:t>P =</w:t>
      </w:r>
      <w:r w:rsidR="54A8DB4B">
        <w:t xml:space="preserve"> 0 en groeit de reactie ongecontroleerd. Waneer q positief is, wordt p heel groot en verdwijen er heel veel neutronen</w:t>
      </w:r>
      <w:r w:rsidR="1D61F23F">
        <w:t>. Door de 10 in 10Q + 0.1 te vervangen door een kleiner getal, kunnen we hopelijk dit effect vermijden.</w:t>
      </w:r>
    </w:p>
    <w:p w14:paraId="7156CB14" w14:textId="4A7332C4" w:rsidR="1927914B" w:rsidRDefault="1927914B" w:rsidP="155CF18B"/>
    <w:p w14:paraId="29DEA8F0" w14:textId="517AB189" w:rsidR="1927914B" w:rsidRDefault="1D61F23F" w:rsidP="155CF18B">
      <w:r>
        <w:t xml:space="preserve">Laten we nu </w:t>
      </w:r>
      <w:r w:rsidR="000B58D2">
        <w:t>P</w:t>
      </w:r>
      <w:r>
        <w:t>(</w:t>
      </w:r>
      <w:r w:rsidR="000B58D2">
        <w:t>Q</w:t>
      </w:r>
      <w:r>
        <w:t>) = 3</w:t>
      </w:r>
      <w:r w:rsidR="000B58D2">
        <w:t>Q</w:t>
      </w:r>
      <w:r>
        <w:t xml:space="preserve"> + 0.1 proberen. Deze functie levert de volgende grafiek op:</w:t>
      </w:r>
    </w:p>
    <w:p w14:paraId="5DC1F5B7" w14:textId="6FB33B3B" w:rsidR="1927914B" w:rsidRDefault="3069329F" w:rsidP="155CF18B">
      <w:r>
        <w:rPr>
          <w:noProof/>
        </w:rPr>
        <w:drawing>
          <wp:inline distT="0" distB="0" distL="0" distR="0" wp14:anchorId="22BFCB41" wp14:editId="24109BB7">
            <wp:extent cx="5724524" cy="4286250"/>
            <wp:effectExtent l="0" t="0" r="0" b="0"/>
            <wp:docPr id="711014401" name="Picture 711014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5724524" cy="4286250"/>
                    </a:xfrm>
                    <a:prstGeom prst="rect">
                      <a:avLst/>
                    </a:prstGeom>
                  </pic:spPr>
                </pic:pic>
              </a:graphicData>
            </a:graphic>
          </wp:inline>
        </w:drawing>
      </w:r>
    </w:p>
    <w:p w14:paraId="66542748" w14:textId="33966CB1" w:rsidR="1927914B" w:rsidRDefault="5FBEF567" w:rsidP="155CF18B">
      <w:r>
        <w:t xml:space="preserve">Deze functie heeft hetzelfde probleem, maar het effect is wel wat kleiner. </w:t>
      </w:r>
      <w:r w:rsidR="26864F88">
        <w:t>Misschien</w:t>
      </w:r>
      <w:r>
        <w:t xml:space="preserve"> levert </w:t>
      </w:r>
      <w:r w:rsidR="00A14228">
        <w:t>P</w:t>
      </w:r>
      <w:r w:rsidR="782EC637">
        <w:t>(</w:t>
      </w:r>
      <w:r w:rsidR="000B58D2">
        <w:t>Q</w:t>
      </w:r>
      <w:r w:rsidR="782EC637">
        <w:t>) = 1</w:t>
      </w:r>
      <w:r w:rsidR="000B58D2">
        <w:t>Q</w:t>
      </w:r>
      <w:r w:rsidR="782EC637">
        <w:t xml:space="preserve"> + 0.1 een nog beter</w:t>
      </w:r>
      <w:r w:rsidR="000B58D2">
        <w:t>e</w:t>
      </w:r>
      <w:r w:rsidR="782EC637">
        <w:t xml:space="preserve"> lijn op</w:t>
      </w:r>
      <w:r w:rsidR="68C988D6">
        <w:t>:</w:t>
      </w:r>
    </w:p>
    <w:p w14:paraId="6B8E88C6" w14:textId="122CAE8A" w:rsidR="1927914B" w:rsidRDefault="68C988D6" w:rsidP="742A53AC">
      <w:r>
        <w:rPr>
          <w:noProof/>
        </w:rPr>
        <w:drawing>
          <wp:inline distT="0" distB="0" distL="0" distR="0" wp14:anchorId="333802D4" wp14:editId="5BD0EE11">
            <wp:extent cx="5724524" cy="4286250"/>
            <wp:effectExtent l="0" t="0" r="0" b="0"/>
            <wp:docPr id="1345885892" name="Picture 13458858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5724524" cy="4286250"/>
                    </a:xfrm>
                    <a:prstGeom prst="rect">
                      <a:avLst/>
                    </a:prstGeom>
                  </pic:spPr>
                </pic:pic>
              </a:graphicData>
            </a:graphic>
          </wp:inline>
        </w:drawing>
      </w:r>
      <w:r>
        <w:t xml:space="preserve">Bij deze reactie was de gemiddelde </w:t>
      </w:r>
      <w:r w:rsidR="000B58D2">
        <w:t>Q</w:t>
      </w:r>
      <w:r w:rsidR="00B6677D">
        <w:t xml:space="preserve"> = </w:t>
      </w:r>
      <w:r w:rsidR="7B4C423E">
        <w:t xml:space="preserve">-0.0123. Bij herhaling blijkt dat </w:t>
      </w:r>
      <w:r w:rsidR="000B58D2">
        <w:t>Q</w:t>
      </w:r>
      <w:r w:rsidR="7B4C423E">
        <w:t xml:space="preserve"> altijd negatief is. Opzich is dit geen probleem.  Wel een probleem is het gedrag van </w:t>
      </w:r>
      <w:r w:rsidR="000B58D2">
        <w:t>P</w:t>
      </w:r>
      <w:r w:rsidR="7B4C423E">
        <w:t xml:space="preserve">. </w:t>
      </w:r>
    </w:p>
    <w:p w14:paraId="4F89F957" w14:textId="067353AD" w:rsidR="1927914B" w:rsidRDefault="4FD30D75" w:rsidP="155CF18B">
      <w:r>
        <w:rPr>
          <w:noProof/>
        </w:rPr>
        <w:drawing>
          <wp:inline distT="0" distB="0" distL="0" distR="0" wp14:anchorId="659B4E41" wp14:editId="5CD59A02">
            <wp:extent cx="5724524" cy="4286250"/>
            <wp:effectExtent l="0" t="0" r="0" b="0"/>
            <wp:docPr id="190376296" name="Picture 190376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5724524" cy="4286250"/>
                    </a:xfrm>
                    <a:prstGeom prst="rect">
                      <a:avLst/>
                    </a:prstGeom>
                  </pic:spPr>
                </pic:pic>
              </a:graphicData>
            </a:graphic>
          </wp:inline>
        </w:drawing>
      </w:r>
      <w:r w:rsidR="4070A435">
        <w:t>Opvallend is dat de waarde van p heel erg heen en weer springt. P(Q) moet het gedrag van regelstaven nabootsen, en deze regelstaven blijven vrijwel op precies dezelfde plek</w:t>
      </w:r>
      <w:r w:rsidR="4AC1FA41">
        <w:t xml:space="preserve">. Dit gedrag is dus niet realistisch, en we moeten ervoor zorgen dat p constant blijft. </w:t>
      </w:r>
    </w:p>
    <w:p w14:paraId="60546CAC" w14:textId="423C7C39" w:rsidR="1927914B" w:rsidRDefault="1927914B" w:rsidP="155CF18B"/>
    <w:p w14:paraId="6EF1FEC4" w14:textId="005A14A6" w:rsidR="1927914B" w:rsidRDefault="62F9B543" w:rsidP="155CF18B">
      <w:r>
        <w:t xml:space="preserve">Dit springere gedrag van </w:t>
      </w:r>
      <w:r w:rsidR="000B58D2">
        <w:t>P</w:t>
      </w:r>
      <w:r>
        <w:t xml:space="preserve"> komt doordat we een </w:t>
      </w:r>
      <w:r w:rsidR="1E2ED05D">
        <w:t>lineaire</w:t>
      </w:r>
      <w:r>
        <w:t xml:space="preserve"> functie gebruiken voor P(Q). We kunnen beter een functie met een andere vorm gebruiken.</w:t>
      </w:r>
    </w:p>
    <w:p w14:paraId="483641FC" w14:textId="580EE141" w:rsidR="28D66983" w:rsidRDefault="28D66983" w:rsidP="28D66983"/>
    <w:p w14:paraId="6B670B60" w14:textId="14F44F40" w:rsidR="72228EAB" w:rsidRDefault="72228EAB" w:rsidP="28D66983">
      <w:r>
        <w:t xml:space="preserve">Een veelgebruikte functie in de wetenschap </w:t>
      </w:r>
      <w:r w:rsidR="11CAFCF5">
        <w:t xml:space="preserve">en in kustmatige intelligentie </w:t>
      </w:r>
      <w:r>
        <w:t xml:space="preserve">is de </w:t>
      </w:r>
      <w:r w:rsidR="29F1E278">
        <w:t>sigmoïde</w:t>
      </w:r>
      <w:r>
        <w:t xml:space="preserve"> functie. De normale versie van de </w:t>
      </w:r>
      <w:r w:rsidR="269B9BE7">
        <w:t>sigmoïde</w:t>
      </w:r>
      <w:r>
        <w:t xml:space="preserve"> is </w:t>
      </w:r>
      <m:oMath>
        <m:r>
          <w:rPr>
            <w:rFonts w:ascii="Cambria Math" w:hAnsi="Cambria Math"/>
          </w:rPr>
          <m:t>y = </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e</m:t>
                </m:r>
              </m:e>
              <m:sup>
                <m:r>
                  <w:rPr>
                    <w:rFonts w:ascii="Cambria Math" w:hAnsi="Cambria Math"/>
                  </w:rPr>
                  <m:t>-x</m:t>
                </m:r>
              </m:sup>
            </m:sSup>
            <m:r>
              <w:rPr>
                <w:rFonts w:ascii="Cambria Math" w:hAnsi="Cambria Math"/>
              </w:rPr>
              <m:t> + 1</m:t>
            </m:r>
          </m:den>
        </m:f>
      </m:oMath>
      <w:r w:rsidR="21172F8D">
        <w:t>. Na veel experimenteren heb</w:t>
      </w:r>
      <w:r w:rsidR="00B82A47">
        <w:t>ben we</w:t>
      </w:r>
      <w:r w:rsidR="21172F8D">
        <w:t xml:space="preserve"> een aangepaste versie van de </w:t>
      </w:r>
      <w:r w:rsidR="3D3C6C09">
        <w:t>sigmoïde</w:t>
      </w:r>
      <w:r w:rsidR="21172F8D">
        <w:t xml:space="preserve"> functie gevonden voor P(Q), namelijk </w:t>
      </w:r>
      <m:oMath>
        <m:r>
          <w:rPr>
            <w:rFonts w:ascii="Cambria Math" w:hAnsi="Cambria Math"/>
          </w:rPr>
          <m:t>P</m:t>
        </m:r>
        <m:d>
          <m:dPr>
            <m:ctrlPr>
              <w:rPr>
                <w:rFonts w:ascii="Cambria Math" w:hAnsi="Cambria Math"/>
              </w:rPr>
            </m:ctrlPr>
          </m:dPr>
          <m:e>
            <m:r>
              <w:rPr>
                <w:rFonts w:ascii="Cambria Math" w:hAnsi="Cambria Math"/>
              </w:rPr>
              <m:t>Q</m:t>
            </m:r>
          </m:e>
        </m:d>
        <m:r>
          <w:rPr>
            <w:rFonts w:ascii="Cambria Math" w:hAnsi="Cambria Math"/>
          </w:rPr>
          <m:t> = </m:t>
        </m:r>
        <m:f>
          <m:fPr>
            <m:ctrlPr>
              <w:rPr>
                <w:rFonts w:ascii="Cambria Math" w:hAnsi="Cambria Math"/>
              </w:rPr>
            </m:ctrlPr>
          </m:fPr>
          <m:num>
            <m:r>
              <w:rPr>
                <w:rFonts w:ascii="Cambria Math" w:hAnsi="Cambria Math"/>
              </w:rPr>
              <m:t>0.5</m:t>
            </m:r>
          </m:num>
          <m:den>
            <m:sSup>
              <m:sSupPr>
                <m:ctrlPr>
                  <w:rPr>
                    <w:rFonts w:ascii="Cambria Math" w:hAnsi="Cambria Math"/>
                  </w:rPr>
                </m:ctrlPr>
              </m:sSupPr>
              <m:e>
                <m:r>
                  <w:rPr>
                    <w:rFonts w:ascii="Cambria Math" w:hAnsi="Cambria Math"/>
                  </w:rPr>
                  <m:t>e</m:t>
                </m:r>
              </m:e>
              <m:sup>
                <m:r>
                  <w:rPr>
                    <w:rFonts w:ascii="Cambria Math" w:hAnsi="Cambria Math"/>
                  </w:rPr>
                  <m:t>1.5 - 5q</m:t>
                </m:r>
              </m:sup>
            </m:sSup>
            <m:r>
              <w:rPr>
                <w:rFonts w:ascii="Cambria Math" w:hAnsi="Cambria Math"/>
              </w:rPr>
              <m:t> + 1</m:t>
            </m:r>
          </m:den>
        </m:f>
      </m:oMath>
      <w:r w:rsidR="4F22E8BE">
        <w:t xml:space="preserve">. </w:t>
      </w:r>
      <w:r w:rsidR="44569923">
        <w:t>Deze functie ziet er als volgt uit:</w:t>
      </w:r>
    </w:p>
    <w:p w14:paraId="315F3895" w14:textId="264F1FD9" w:rsidR="60A49129" w:rsidRDefault="60A49129">
      <w:r>
        <w:rPr>
          <w:noProof/>
        </w:rPr>
        <w:drawing>
          <wp:inline distT="0" distB="0" distL="0" distR="0" wp14:anchorId="69A55D5B" wp14:editId="71F4935F">
            <wp:extent cx="5724524" cy="3648075"/>
            <wp:effectExtent l="0" t="0" r="0" b="0"/>
            <wp:docPr id="764000065" name="Picture 764000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5724524" cy="3648075"/>
                    </a:xfrm>
                    <a:prstGeom prst="rect">
                      <a:avLst/>
                    </a:prstGeom>
                  </pic:spPr>
                </pic:pic>
              </a:graphicData>
            </a:graphic>
          </wp:inline>
        </w:drawing>
      </w:r>
    </w:p>
    <w:p w14:paraId="67DC9B91" w14:textId="35E0C19E" w:rsidR="28D66983" w:rsidRDefault="28D66983" w:rsidP="28D66983"/>
    <w:p w14:paraId="67D83245" w14:textId="181CFD95" w:rsidR="4F22E8BE" w:rsidRDefault="4F22E8BE" w:rsidP="28D66983">
      <w:r>
        <w:t xml:space="preserve">Deze functie heeft als voordeel dat er altijd geld </w:t>
      </w:r>
      <m:oMath>
        <m:r>
          <w:rPr>
            <w:rFonts w:ascii="Cambria Math" w:hAnsi="Cambria Math"/>
          </w:rPr>
          <m:t>0&lt;P&lt;0.5 </m:t>
        </m:r>
      </m:oMath>
      <w:r w:rsidR="323673CA">
        <w:t xml:space="preserve">. Helaas is deze formule niet echt goed in activiteit constant houden. </w:t>
      </w:r>
      <m:oMath>
        <m:r>
          <w:rPr>
            <w:rFonts w:ascii="Cambria Math" w:hAnsi="Cambria Math"/>
          </w:rPr>
          <m:t>P</m:t>
        </m:r>
        <m:d>
          <m:dPr>
            <m:ctrlPr>
              <w:rPr>
                <w:rFonts w:ascii="Cambria Math" w:hAnsi="Cambria Math"/>
              </w:rPr>
            </m:ctrlPr>
          </m:dPr>
          <m:e>
            <m:r>
              <w:rPr>
                <w:rFonts w:ascii="Cambria Math" w:hAnsi="Cambria Math"/>
              </w:rPr>
              <m:t>Q</m:t>
            </m:r>
          </m:e>
        </m:d>
        <m:r>
          <w:rPr>
            <w:rFonts w:ascii="Cambria Math" w:hAnsi="Cambria Math"/>
          </w:rPr>
          <m:t> = </m:t>
        </m:r>
        <m:f>
          <m:fPr>
            <m:ctrlPr>
              <w:rPr>
                <w:rFonts w:ascii="Cambria Math" w:hAnsi="Cambria Math"/>
              </w:rPr>
            </m:ctrlPr>
          </m:fPr>
          <m:num>
            <m:r>
              <w:rPr>
                <w:rFonts w:ascii="Cambria Math" w:hAnsi="Cambria Math"/>
              </w:rPr>
              <m:t>0.5</m:t>
            </m:r>
          </m:num>
          <m:den>
            <m:sSup>
              <m:sSupPr>
                <m:ctrlPr>
                  <w:rPr>
                    <w:rFonts w:ascii="Cambria Math" w:hAnsi="Cambria Math"/>
                  </w:rPr>
                </m:ctrlPr>
              </m:sSupPr>
              <m:e>
                <m:r>
                  <w:rPr>
                    <w:rFonts w:ascii="Cambria Math" w:hAnsi="Cambria Math"/>
                  </w:rPr>
                  <m:t>e</m:t>
                </m:r>
              </m:e>
              <m:sup>
                <m:r>
                  <w:rPr>
                    <w:rFonts w:ascii="Cambria Math" w:hAnsi="Cambria Math"/>
                  </w:rPr>
                  <m:t>1.5 - 5Q</m:t>
                </m:r>
              </m:sup>
            </m:sSup>
            <m:r>
              <w:rPr>
                <w:rFonts w:ascii="Cambria Math" w:hAnsi="Cambria Math"/>
              </w:rPr>
              <m:t> + 1</m:t>
            </m:r>
          </m:den>
        </m:f>
      </m:oMath>
      <w:r w:rsidR="741FED26">
        <w:t xml:space="preserve"> geeft deze grafiek:</w:t>
      </w:r>
    </w:p>
    <w:p w14:paraId="0A69FD7A" w14:textId="4224F128" w:rsidR="4B02296A" w:rsidRDefault="4B02296A">
      <w:r>
        <w:rPr>
          <w:noProof/>
        </w:rPr>
        <w:drawing>
          <wp:inline distT="0" distB="0" distL="0" distR="0" wp14:anchorId="78436CCC" wp14:editId="4D51C4F2">
            <wp:extent cx="5724524" cy="4286250"/>
            <wp:effectExtent l="0" t="0" r="0" b="0"/>
            <wp:docPr id="1413783907" name="Picture 1413783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extLst>
                        <a:ext uri="{28A0092B-C50C-407E-A947-70E740481C1C}">
                          <a14:useLocalDpi xmlns:a14="http://schemas.microsoft.com/office/drawing/2010/main" val="0"/>
                        </a:ext>
                      </a:extLst>
                    </a:blip>
                    <a:stretch>
                      <a:fillRect/>
                    </a:stretch>
                  </pic:blipFill>
                  <pic:spPr>
                    <a:xfrm>
                      <a:off x="0" y="0"/>
                      <a:ext cx="5724524" cy="4286250"/>
                    </a:xfrm>
                    <a:prstGeom prst="rect">
                      <a:avLst/>
                    </a:prstGeom>
                  </pic:spPr>
                </pic:pic>
              </a:graphicData>
            </a:graphic>
          </wp:inline>
        </w:drawing>
      </w:r>
    </w:p>
    <w:p w14:paraId="57A27D5F" w14:textId="6F8A92AE" w:rsidR="1927914B" w:rsidRDefault="4B02296A" w:rsidP="155CF18B">
      <w:r>
        <w:t xml:space="preserve">We kunnen ook een polynoom gebruiken. </w:t>
      </w:r>
      <w:r w:rsidR="70E5D737">
        <w:t xml:space="preserve">Het is belangrijk dat we een polynoom met een oneven graad gebruiken, zodat we bij negatieve waarde </w:t>
      </w:r>
      <w:r w:rsidR="3DB60171">
        <w:t xml:space="preserve">van q ook lagere waarden van p vinden, in plaats van hogere waarden van p. </w:t>
      </w:r>
      <w:r w:rsidR="000B47D2">
        <w:t>Er is</w:t>
      </w:r>
      <w:r w:rsidR="3DB60171">
        <w:t xml:space="preserve"> gekozen voor een derdegraadsfunctie om </w:t>
      </w:r>
      <w:r w:rsidR="72886DA4">
        <w:t>rekenkracht te besparen en het experimenteren met coëfficiënten te vereenvoudigen.</w:t>
      </w:r>
    </w:p>
    <w:p w14:paraId="2C6B6C0B" w14:textId="6F7CB9AB" w:rsidR="1927914B" w:rsidRDefault="3DB60171" w:rsidP="28D66983">
      <w:r>
        <w:t>Na wat experimenteren met polynomen</w:t>
      </w:r>
      <w:r w:rsidR="7AE5D454">
        <w:t xml:space="preserve"> heb</w:t>
      </w:r>
      <w:r w:rsidR="00B82A47">
        <w:t>ben we</w:t>
      </w:r>
      <w:r w:rsidR="7AE5D454">
        <w:t xml:space="preserve"> gekozen voor </w:t>
      </w:r>
      <m:oMath>
        <m:r>
          <w:rPr>
            <w:rFonts w:ascii="Cambria Math" w:hAnsi="Cambria Math"/>
          </w:rPr>
          <m:t>P</m:t>
        </m:r>
        <m:d>
          <m:dPr>
            <m:ctrlPr>
              <w:rPr>
                <w:rFonts w:ascii="Cambria Math" w:hAnsi="Cambria Math"/>
              </w:rPr>
            </m:ctrlPr>
          </m:dPr>
          <m:e>
            <m:r>
              <w:rPr>
                <w:rFonts w:ascii="Cambria Math" w:hAnsi="Cambria Math"/>
              </w:rPr>
              <m:t>Q</m:t>
            </m:r>
          </m:e>
        </m:d>
        <m:r>
          <w:rPr>
            <w:rFonts w:ascii="Cambria Math" w:hAnsi="Cambria Math"/>
          </w:rPr>
          <m:t> = 50 × </m:t>
        </m:r>
        <m:sSup>
          <m:sSupPr>
            <m:ctrlPr>
              <w:rPr>
                <w:rFonts w:ascii="Cambria Math" w:hAnsi="Cambria Math"/>
              </w:rPr>
            </m:ctrlPr>
          </m:sSupPr>
          <m:e>
            <m:r>
              <w:rPr>
                <w:rFonts w:ascii="Cambria Math" w:hAnsi="Cambria Math"/>
              </w:rPr>
              <m:t>Q</m:t>
            </m:r>
          </m:e>
          <m:sup>
            <m:r>
              <w:rPr>
                <w:rFonts w:ascii="Cambria Math" w:hAnsi="Cambria Math"/>
              </w:rPr>
              <m:t>3</m:t>
            </m:r>
          </m:sup>
        </m:sSup>
        <m:r>
          <w:rPr>
            <w:rFonts w:ascii="Cambria Math" w:hAnsi="Cambria Math"/>
          </w:rPr>
          <m:t> + 0.075</m:t>
        </m:r>
      </m:oMath>
    </w:p>
    <w:p w14:paraId="3710FF2A" w14:textId="47B7EF2F" w:rsidR="1927914B" w:rsidRDefault="7B78857B" w:rsidP="28D66983">
      <w:r>
        <w:rPr>
          <w:noProof/>
        </w:rPr>
        <w:drawing>
          <wp:inline distT="0" distB="0" distL="0" distR="0" wp14:anchorId="66ED778B" wp14:editId="109CC213">
            <wp:extent cx="5724524" cy="3657600"/>
            <wp:effectExtent l="0" t="0" r="0" b="0"/>
            <wp:docPr id="512647067" name="Picture 512647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extLst>
                        <a:ext uri="{28A0092B-C50C-407E-A947-70E740481C1C}">
                          <a14:useLocalDpi xmlns:a14="http://schemas.microsoft.com/office/drawing/2010/main" val="0"/>
                        </a:ext>
                      </a:extLst>
                    </a:blip>
                    <a:stretch>
                      <a:fillRect/>
                    </a:stretch>
                  </pic:blipFill>
                  <pic:spPr>
                    <a:xfrm>
                      <a:off x="0" y="0"/>
                      <a:ext cx="5724524" cy="3657600"/>
                    </a:xfrm>
                    <a:prstGeom prst="rect">
                      <a:avLst/>
                    </a:prstGeom>
                  </pic:spPr>
                </pic:pic>
              </a:graphicData>
            </a:graphic>
          </wp:inline>
        </w:drawing>
      </w:r>
    </w:p>
    <w:p w14:paraId="39BBBA11" w14:textId="5E726ED2" w:rsidR="7B78857B" w:rsidRDefault="7B78857B" w:rsidP="28D66983">
      <w:r>
        <w:t xml:space="preserve">Deze functie levert een </w:t>
      </w:r>
      <w:r w:rsidR="00385288">
        <w:t>Q</w:t>
      </w:r>
      <w:r>
        <w:t xml:space="preserve"> op van </w:t>
      </w:r>
      <w:r w:rsidR="00385288">
        <w:t>Q</w:t>
      </w:r>
      <w:r>
        <w:t xml:space="preserve"> = 0.0067. </w:t>
      </w:r>
      <w:r w:rsidR="5ACEAB01">
        <w:t xml:space="preserve">Dit is bijna precies 0, precies wat we willen hebben! </w:t>
      </w:r>
      <w:r>
        <w:t xml:space="preserve">Ook blijft de waarde voor </w:t>
      </w:r>
      <w:r w:rsidR="00385288">
        <w:t>P</w:t>
      </w:r>
      <w:r>
        <w:t xml:space="preserve"> vrij const</w:t>
      </w:r>
      <w:r w:rsidR="569C1381">
        <w:t>ant.</w:t>
      </w:r>
      <w:r w:rsidR="38176492">
        <w:t xml:space="preserve"> Daarom zullen we voorlopig deze formule gebruiken. Eventueel zullen we later meer formules uitproberen</w:t>
      </w:r>
      <w:r w:rsidR="69652B0C">
        <w:t>.</w:t>
      </w:r>
    </w:p>
    <w:p w14:paraId="52577710" w14:textId="1F80B5FE" w:rsidR="30558322" w:rsidRDefault="30558322" w:rsidP="28D66983">
      <w:r>
        <w:rPr>
          <w:noProof/>
        </w:rPr>
        <w:drawing>
          <wp:inline distT="0" distB="0" distL="0" distR="0" wp14:anchorId="7A854727" wp14:editId="4DA31023">
            <wp:extent cx="5724524" cy="4286250"/>
            <wp:effectExtent l="0" t="0" r="0" b="0"/>
            <wp:docPr id="68940572" name="Picture 68940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28A0092B-C50C-407E-A947-70E740481C1C}">
                          <a14:useLocalDpi xmlns:a14="http://schemas.microsoft.com/office/drawing/2010/main" val="0"/>
                        </a:ext>
                      </a:extLst>
                    </a:blip>
                    <a:stretch>
                      <a:fillRect/>
                    </a:stretch>
                  </pic:blipFill>
                  <pic:spPr>
                    <a:xfrm>
                      <a:off x="0" y="0"/>
                      <a:ext cx="5724524" cy="4286250"/>
                    </a:xfrm>
                    <a:prstGeom prst="rect">
                      <a:avLst/>
                    </a:prstGeom>
                  </pic:spPr>
                </pic:pic>
              </a:graphicData>
            </a:graphic>
          </wp:inline>
        </w:drawing>
      </w:r>
      <w:r>
        <w:rPr>
          <w:noProof/>
        </w:rPr>
        <w:drawing>
          <wp:inline distT="0" distB="0" distL="0" distR="0" wp14:anchorId="211C55A1" wp14:editId="5EC0C4F9">
            <wp:extent cx="5724524" cy="4286250"/>
            <wp:effectExtent l="0" t="0" r="0" b="0"/>
            <wp:docPr id="858779783" name="Picture 8587797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extLst>
                        <a:ext uri="{28A0092B-C50C-407E-A947-70E740481C1C}">
                          <a14:useLocalDpi xmlns:a14="http://schemas.microsoft.com/office/drawing/2010/main" val="0"/>
                        </a:ext>
                      </a:extLst>
                    </a:blip>
                    <a:stretch>
                      <a:fillRect/>
                    </a:stretch>
                  </pic:blipFill>
                  <pic:spPr>
                    <a:xfrm>
                      <a:off x="0" y="0"/>
                      <a:ext cx="5724524" cy="4286250"/>
                    </a:xfrm>
                    <a:prstGeom prst="rect">
                      <a:avLst/>
                    </a:prstGeom>
                  </pic:spPr>
                </pic:pic>
              </a:graphicData>
            </a:graphic>
          </wp:inline>
        </w:drawing>
      </w:r>
      <w:r>
        <w:t xml:space="preserve">Deze functie levert een erg constante hoeveelheid neutronen op, precies op onze gewenste hoeveelheid neutronen. </w:t>
      </w:r>
    </w:p>
    <w:p w14:paraId="710F04E0" w14:textId="18313E8A" w:rsidR="1927914B" w:rsidRDefault="1927914B" w:rsidP="155CF18B"/>
    <w:p w14:paraId="147D99CF" w14:textId="68B23DEE" w:rsidR="1927914B" w:rsidRDefault="594A4C6C" w:rsidP="155CF18B">
      <w:r w:rsidRPr="155CF18B">
        <w:t>*</w:t>
      </w:r>
      <w:r w:rsidR="00114459">
        <w:t>N</w:t>
      </w:r>
      <w:r w:rsidRPr="155CF18B">
        <w:t xml:space="preserve">atuurlijk gelden bij al deze functie voor </w:t>
      </w:r>
      <w:r w:rsidR="00114459">
        <w:t>P</w:t>
      </w:r>
      <w:r w:rsidRPr="155CF18B">
        <w:t>(</w:t>
      </w:r>
      <w:r w:rsidR="00114459">
        <w:t>Q</w:t>
      </w:r>
      <w:r w:rsidRPr="155CF18B">
        <w:t>) nog steeds 0</w:t>
      </w:r>
      <w:r w:rsidR="00114459">
        <w:t xml:space="preserve">&lt; P </w:t>
      </w:r>
      <w:r w:rsidRPr="155CF18B">
        <w:t>&lt;0.5</w:t>
      </w:r>
    </w:p>
    <w:p w14:paraId="360ACBB2" w14:textId="2613978D" w:rsidR="1927914B" w:rsidRDefault="5163F65D" w:rsidP="155CF18B">
      <w:pPr>
        <w:pStyle w:val="Heading2"/>
      </w:pPr>
      <w:bookmarkStart w:id="15" w:name="_Toc217078622"/>
      <w:r>
        <w:t>Wat is de energie van een botsing</w:t>
      </w:r>
      <w:r w:rsidR="7E0B63D4">
        <w:t>?</w:t>
      </w:r>
      <w:bookmarkEnd w:id="15"/>
    </w:p>
    <w:p w14:paraId="46FE0494" w14:textId="192BAC0C" w:rsidR="1927914B" w:rsidRDefault="24AE44C7" w:rsidP="220ABC2F">
      <w:r>
        <w:t xml:space="preserve">Wij vragen ons af hoeveel energie er vrijkomt in de reactie die ook in reactor 4 heeft plaatsgevonden. De aantal botsingen van neutronen kunnen wij vinden met ons model in python. De </w:t>
      </w:r>
      <w:r w:rsidR="376A6462">
        <w:t>energie vrijgekomen per botsing is 202 MeV</w:t>
      </w:r>
      <w:r w:rsidR="1927914B" w:rsidRPr="220ABC2F">
        <w:rPr>
          <w:rStyle w:val="FootnoteReference"/>
        </w:rPr>
        <w:footnoteReference w:id="1"/>
      </w:r>
      <w:r w:rsidR="376A6462">
        <w:t>.</w:t>
      </w:r>
      <w:r w:rsidR="67742B53">
        <w:t xml:space="preserve"> In dezelfde bron is ook te vinden hoeveel </w:t>
      </w:r>
      <w:r w:rsidR="01FA7696">
        <w:t>neutronen een U</w:t>
      </w:r>
      <w:r w:rsidR="1A65F6F0">
        <w:t>-</w:t>
      </w:r>
      <w:r w:rsidR="01FA7696">
        <w:t>235 kern laat ontstaan na botsing met een neutron.</w:t>
      </w:r>
    </w:p>
    <w:p w14:paraId="5E9BD1B0" w14:textId="3EA8B560" w:rsidR="1927914B" w:rsidRDefault="704BAA91" w:rsidP="220ABC2F">
      <w:pPr>
        <w:pStyle w:val="Heading3"/>
      </w:pPr>
      <w:bookmarkStart w:id="16" w:name="_Toc217078623"/>
      <w:r>
        <w:t>Tabel</w:t>
      </w:r>
      <w:bookmarkEnd w:id="16"/>
    </w:p>
    <w:tbl>
      <w:tblPr>
        <w:tblStyle w:val="TableGrid"/>
        <w:tblW w:w="0" w:type="auto"/>
        <w:tblLayout w:type="fixed"/>
        <w:tblLook w:val="06A0" w:firstRow="1" w:lastRow="0" w:firstColumn="1" w:lastColumn="0" w:noHBand="1" w:noVBand="1"/>
      </w:tblPr>
      <w:tblGrid>
        <w:gridCol w:w="1320"/>
        <w:gridCol w:w="1305"/>
        <w:gridCol w:w="2525"/>
        <w:gridCol w:w="2132"/>
        <w:gridCol w:w="1852"/>
      </w:tblGrid>
      <w:tr w:rsidR="220ABC2F" w14:paraId="0BF4FB65" w14:textId="77777777" w:rsidTr="28D66983">
        <w:trPr>
          <w:trHeight w:val="300"/>
        </w:trPr>
        <w:tc>
          <w:tcPr>
            <w:tcW w:w="1320" w:type="dxa"/>
          </w:tcPr>
          <w:p w14:paraId="36D169E2" w14:textId="6265051C" w:rsidR="67742B53" w:rsidRDefault="67742B53" w:rsidP="220ABC2F">
            <w:pPr>
              <w:pStyle w:val="Heading2"/>
            </w:pPr>
            <w:bookmarkStart w:id="17" w:name="_Toc217078624"/>
            <w:r>
              <w:t>Fissile Nucleus</w:t>
            </w:r>
            <w:bookmarkEnd w:id="17"/>
          </w:p>
        </w:tc>
        <w:tc>
          <w:tcPr>
            <w:tcW w:w="1305" w:type="dxa"/>
          </w:tcPr>
          <w:p w14:paraId="1A619984" w14:textId="6E6AA743" w:rsidR="67742B53" w:rsidRDefault="67742B53" w:rsidP="220ABC2F">
            <w:pPr>
              <w:pStyle w:val="Heading2"/>
            </w:pPr>
            <w:bookmarkStart w:id="18" w:name="_Toc217078625"/>
            <w:r>
              <w:t>Mass Excess</w:t>
            </w:r>
            <w:bookmarkEnd w:id="18"/>
            <w:r>
              <w:t xml:space="preserve"> </w:t>
            </w:r>
          </w:p>
        </w:tc>
        <w:tc>
          <w:tcPr>
            <w:tcW w:w="2525" w:type="dxa"/>
          </w:tcPr>
          <w:p w14:paraId="60BE75F9" w14:textId="0BB2DC6A" w:rsidR="67742B53" w:rsidRPr="007060D0" w:rsidRDefault="67742B53" w:rsidP="220ABC2F">
            <w:pPr>
              <w:pStyle w:val="Heading2"/>
              <w:rPr>
                <w:lang w:val="en-US"/>
              </w:rPr>
            </w:pPr>
            <w:bookmarkStart w:id="19" w:name="_Toc217078626"/>
            <w:r w:rsidRPr="007060D0">
              <w:rPr>
                <w:lang w:val="en-US"/>
              </w:rPr>
              <w:t>Mass Excess for Fission Products</w:t>
            </w:r>
            <w:bookmarkEnd w:id="19"/>
          </w:p>
        </w:tc>
        <w:tc>
          <w:tcPr>
            <w:tcW w:w="2132" w:type="dxa"/>
          </w:tcPr>
          <w:p w14:paraId="657F77E9" w14:textId="10E68B10" w:rsidR="67742B53" w:rsidRDefault="67742B53" w:rsidP="220ABC2F">
            <w:pPr>
              <w:pStyle w:val="Heading2"/>
            </w:pPr>
            <w:bookmarkStart w:id="20" w:name="_Toc217078627"/>
            <w:r>
              <w:t>Number of Fission Neutrons</w:t>
            </w:r>
            <w:bookmarkEnd w:id="20"/>
          </w:p>
          <w:p w14:paraId="25A6747D" w14:textId="24E898FD" w:rsidR="220ABC2F" w:rsidRDefault="220ABC2F" w:rsidP="220ABC2F"/>
        </w:tc>
        <w:tc>
          <w:tcPr>
            <w:tcW w:w="1852" w:type="dxa"/>
          </w:tcPr>
          <w:p w14:paraId="66470146" w14:textId="280549F6" w:rsidR="67742B53" w:rsidRDefault="67742B53" w:rsidP="220ABC2F">
            <w:pPr>
              <w:pStyle w:val="Heading2"/>
            </w:pPr>
            <w:bookmarkStart w:id="21" w:name="_Toc217078628"/>
            <w:r>
              <w:t>Total Fission Energy</w:t>
            </w:r>
            <w:bookmarkEnd w:id="21"/>
          </w:p>
        </w:tc>
      </w:tr>
      <w:tr w:rsidR="220ABC2F" w14:paraId="425F0991" w14:textId="77777777" w:rsidTr="28D66983">
        <w:trPr>
          <w:trHeight w:val="300"/>
        </w:trPr>
        <w:tc>
          <w:tcPr>
            <w:tcW w:w="1320" w:type="dxa"/>
          </w:tcPr>
          <w:p w14:paraId="6886D184" w14:textId="5710535F" w:rsidR="161CA5E3" w:rsidRDefault="2FFD7DB9" w:rsidP="220ABC2F">
            <w:r>
              <w:t>U</w:t>
            </w:r>
            <w:r w:rsidR="47F127B1">
              <w:t>-</w:t>
            </w:r>
            <w:r>
              <w:t>235</w:t>
            </w:r>
          </w:p>
        </w:tc>
        <w:tc>
          <w:tcPr>
            <w:tcW w:w="1305" w:type="dxa"/>
          </w:tcPr>
          <w:p w14:paraId="536388B3" w14:textId="44C8B291" w:rsidR="161CA5E3" w:rsidRDefault="161CA5E3">
            <w:r w:rsidRPr="220ABC2F">
              <w:t>40.914</w:t>
            </w:r>
          </w:p>
          <w:p w14:paraId="0622D545" w14:textId="7CE0DE10" w:rsidR="161CA5E3" w:rsidRDefault="161CA5E3">
            <w:r w:rsidRPr="220ABC2F">
              <w:rPr>
                <w:rFonts w:ascii="Aptos" w:eastAsia="Aptos" w:hAnsi="Aptos" w:cs="Aptos"/>
              </w:rPr>
              <w:t>±0.002</w:t>
            </w:r>
          </w:p>
        </w:tc>
        <w:tc>
          <w:tcPr>
            <w:tcW w:w="2525" w:type="dxa"/>
          </w:tcPr>
          <w:p w14:paraId="75CBAF9B" w14:textId="365C93EB" w:rsidR="161CA5E3" w:rsidRDefault="161CA5E3">
            <w:r w:rsidRPr="220ABC2F">
              <w:t>-173.43</w:t>
            </w:r>
          </w:p>
          <w:p w14:paraId="2DE23E87" w14:textId="0194DE62" w:rsidR="161CA5E3" w:rsidRDefault="161CA5E3">
            <w:r w:rsidRPr="220ABC2F">
              <w:rPr>
                <w:rFonts w:ascii="Aptos" w:eastAsia="Aptos" w:hAnsi="Aptos" w:cs="Aptos"/>
              </w:rPr>
              <w:t>±0.05</w:t>
            </w:r>
          </w:p>
        </w:tc>
        <w:tc>
          <w:tcPr>
            <w:tcW w:w="2132" w:type="dxa"/>
          </w:tcPr>
          <w:p w14:paraId="0673BA5C" w14:textId="222C098B" w:rsidR="161CA5E3" w:rsidRDefault="161CA5E3">
            <w:r w:rsidRPr="220ABC2F">
              <w:t>2.432 ±0.0036</w:t>
            </w:r>
          </w:p>
        </w:tc>
        <w:tc>
          <w:tcPr>
            <w:tcW w:w="1852" w:type="dxa"/>
          </w:tcPr>
          <w:p w14:paraId="040130B3" w14:textId="1183226C" w:rsidR="161CA5E3" w:rsidRDefault="161CA5E3">
            <w:r w:rsidRPr="220ABC2F">
              <w:t xml:space="preserve">202.79 </w:t>
            </w:r>
          </w:p>
          <w:p w14:paraId="20650A18" w14:textId="23853625" w:rsidR="161CA5E3" w:rsidRDefault="161CA5E3">
            <w:r w:rsidRPr="220ABC2F">
              <w:t>±0.06</w:t>
            </w:r>
          </w:p>
        </w:tc>
      </w:tr>
    </w:tbl>
    <w:p w14:paraId="4AF1A1CB" w14:textId="1749219E" w:rsidR="30F5F831" w:rsidRDefault="67C7B7A4" w:rsidP="28D66983">
      <w:pPr>
        <w:pStyle w:val="Heading1"/>
      </w:pPr>
      <w:bookmarkStart w:id="22" w:name="_Toc217078629"/>
      <w:r w:rsidRPr="28D66983">
        <w:t>H</w:t>
      </w:r>
      <w:r w:rsidR="3A084FAA" w:rsidRPr="28D66983">
        <w:t>et visualiserend model</w:t>
      </w:r>
      <w:bookmarkEnd w:id="22"/>
    </w:p>
    <w:p w14:paraId="6D0D546A" w14:textId="35E298B0" w:rsidR="30F5F831" w:rsidRDefault="67C7B7A4" w:rsidP="28D66983">
      <w:pPr>
        <w:rPr>
          <w:rFonts w:ascii="Aptos" w:eastAsia="Aptos" w:hAnsi="Aptos" w:cs="Aptos"/>
          <w:color w:val="000000" w:themeColor="text1"/>
        </w:rPr>
      </w:pPr>
      <w:r w:rsidRPr="28D66983">
        <w:rPr>
          <w:rFonts w:ascii="Aptos" w:eastAsia="Aptos" w:hAnsi="Aptos" w:cs="Aptos"/>
          <w:color w:val="000000" w:themeColor="text1"/>
        </w:rPr>
        <w:t xml:space="preserve">Het visualiserend model is geschreven in </w:t>
      </w:r>
      <w:r w:rsidR="70C3614C" w:rsidRPr="6D62CFFB">
        <w:rPr>
          <w:rFonts w:ascii="Aptos" w:eastAsia="Aptos" w:hAnsi="Aptos" w:cs="Aptos"/>
          <w:color w:val="000000" w:themeColor="text1"/>
        </w:rPr>
        <w:t xml:space="preserve">de </w:t>
      </w:r>
      <w:r w:rsidRPr="28D66983">
        <w:rPr>
          <w:rFonts w:ascii="Aptos" w:eastAsia="Aptos" w:hAnsi="Aptos" w:cs="Aptos"/>
          <w:color w:val="000000" w:themeColor="text1"/>
        </w:rPr>
        <w:t>python taal. Hij maakt gebruik van de Panda-3d engine. Met deze engine kunnen .egg-bestanden vanuit de computer, waarmee het model wordt uitgevoerd, of vanuit de bibliotheek, die is ingebouwd in Panda3D, in een driedimensionale scéne worden geladen. Deze .egg-bestanden stellen driedimensionale vormen voor. Onder anderen kunnen de kleur, positie en grootte van een driedimensionaal object bepaald en veranderd worden met lijnen code.</w:t>
      </w:r>
      <w:r w:rsidR="3AEB6123" w:rsidRPr="5420D720">
        <w:rPr>
          <w:rFonts w:ascii="Aptos" w:eastAsia="Aptos" w:hAnsi="Aptos" w:cs="Aptos"/>
          <w:color w:val="000000" w:themeColor="text1"/>
        </w:rPr>
        <w:t xml:space="preserve"> </w:t>
      </w:r>
      <w:r w:rsidRPr="28D66983">
        <w:rPr>
          <w:rFonts w:ascii="Aptos" w:eastAsia="Aptos" w:hAnsi="Aptos" w:cs="Aptos"/>
          <w:color w:val="000000" w:themeColor="text1"/>
        </w:rPr>
        <w:t>Dit alles is zeer handig als je een driedimensionale weergave wilt maken van de Tsjernobyl-ramp.</w:t>
      </w:r>
    </w:p>
    <w:p w14:paraId="7DA40F62" w14:textId="74B700E3" w:rsidR="30F5F831" w:rsidRDefault="67C7B7A4" w:rsidP="28D66983">
      <w:r w:rsidRPr="28D66983">
        <w:rPr>
          <w:rFonts w:ascii="Aptos" w:eastAsia="Aptos" w:hAnsi="Aptos" w:cs="Aptos"/>
          <w:color w:val="000000" w:themeColor="text1"/>
        </w:rPr>
        <w:t>Verder wordt de DirectGUI-module gebruikt. Deze module is gemaakt voor python 3D-games. Met deze module kunnen er regels tekst en knoppen op het scherm geplaatst worden. Deze tekst kan veranderd worden in de code, en er kan een functie gelinkt worden aan de knoppen. Deze functie wordt dan uitgevoerd wanneer de knop door de gebruiker wordt ingedrukt.</w:t>
      </w:r>
    </w:p>
    <w:p w14:paraId="2AFC4210" w14:textId="64FB4352" w:rsidR="30F5F831" w:rsidRDefault="128EB49E" w:rsidP="6D62CFFB">
      <w:r w:rsidRPr="6D62CFFB">
        <w:rPr>
          <w:rFonts w:ascii="Aptos" w:eastAsia="Aptos" w:hAnsi="Aptos" w:cs="Aptos"/>
          <w:color w:val="000000" w:themeColor="text1"/>
        </w:rPr>
        <w:t xml:space="preserve">Het </w:t>
      </w:r>
      <w:r w:rsidR="793B584D" w:rsidRPr="169C33D5">
        <w:rPr>
          <w:rFonts w:ascii="Aptos" w:eastAsia="Aptos" w:hAnsi="Aptos" w:cs="Aptos"/>
          <w:color w:val="000000" w:themeColor="text1"/>
        </w:rPr>
        <w:t>visualiserend</w:t>
      </w:r>
      <w:r w:rsidRPr="6D62CFFB">
        <w:rPr>
          <w:rFonts w:ascii="Aptos" w:eastAsia="Aptos" w:hAnsi="Aptos" w:cs="Aptos"/>
          <w:color w:val="000000" w:themeColor="text1"/>
        </w:rPr>
        <w:t xml:space="preserve"> model werkt als een soort versterker van het simulerend model. Het bevat niet dezelfde situatie of aantallen, maar </w:t>
      </w:r>
      <w:r w:rsidRPr="452EF3EC">
        <w:rPr>
          <w:rFonts w:ascii="Aptos" w:eastAsia="Aptos" w:hAnsi="Aptos" w:cs="Aptos"/>
          <w:color w:val="000000" w:themeColor="text1"/>
        </w:rPr>
        <w:t>het</w:t>
      </w:r>
      <w:r w:rsidR="29F04960" w:rsidRPr="452EF3EC">
        <w:rPr>
          <w:rFonts w:ascii="Aptos" w:eastAsia="Aptos" w:hAnsi="Aptos" w:cs="Aptos"/>
          <w:color w:val="000000" w:themeColor="text1"/>
        </w:rPr>
        <w:t xml:space="preserve"> </w:t>
      </w:r>
      <w:r w:rsidRPr="452EF3EC">
        <w:rPr>
          <w:rFonts w:ascii="Aptos" w:eastAsia="Aptos" w:hAnsi="Aptos" w:cs="Aptos"/>
          <w:color w:val="000000" w:themeColor="text1"/>
        </w:rPr>
        <w:t>is</w:t>
      </w:r>
      <w:r w:rsidRPr="6D62CFFB">
        <w:rPr>
          <w:rFonts w:ascii="Aptos" w:eastAsia="Aptos" w:hAnsi="Aptos" w:cs="Aptos"/>
          <w:color w:val="000000" w:themeColor="text1"/>
        </w:rPr>
        <w:t xml:space="preserve"> een manie</w:t>
      </w:r>
      <w:r w:rsidR="1A5F2D88" w:rsidRPr="6D62CFFB">
        <w:rPr>
          <w:rFonts w:ascii="Aptos" w:eastAsia="Aptos" w:hAnsi="Aptos" w:cs="Aptos"/>
          <w:color w:val="000000" w:themeColor="text1"/>
        </w:rPr>
        <w:t xml:space="preserve">r om een idee te </w:t>
      </w:r>
      <w:r w:rsidR="4BA8B050" w:rsidRPr="452EF3EC">
        <w:rPr>
          <w:rFonts w:ascii="Aptos" w:eastAsia="Aptos" w:hAnsi="Aptos" w:cs="Aptos"/>
          <w:color w:val="000000" w:themeColor="text1"/>
        </w:rPr>
        <w:t>kr</w:t>
      </w:r>
      <w:r w:rsidR="1A5F2D88" w:rsidRPr="452EF3EC">
        <w:rPr>
          <w:rFonts w:ascii="Aptos" w:eastAsia="Aptos" w:hAnsi="Aptos" w:cs="Aptos"/>
          <w:color w:val="000000" w:themeColor="text1"/>
        </w:rPr>
        <w:t>ijgen</w:t>
      </w:r>
      <w:r w:rsidR="1A5F2D88" w:rsidRPr="6D62CFFB">
        <w:rPr>
          <w:rFonts w:ascii="Aptos" w:eastAsia="Aptos" w:hAnsi="Aptos" w:cs="Aptos"/>
          <w:color w:val="000000" w:themeColor="text1"/>
        </w:rPr>
        <w:t xml:space="preserve"> van wat er gebeurd is bij de Tsjernobyl-ramp op atomaire schaal.</w:t>
      </w:r>
    </w:p>
    <w:p w14:paraId="3E3E079D" w14:textId="0673C3CE" w:rsidR="30F5F831" w:rsidRDefault="67C7B7A4" w:rsidP="28D66983">
      <w:pPr>
        <w:rPr>
          <w:rFonts w:ascii="Aptos" w:eastAsia="Aptos" w:hAnsi="Aptos" w:cs="Aptos"/>
          <w:color w:val="000000" w:themeColor="text1"/>
        </w:rPr>
      </w:pPr>
      <w:r w:rsidRPr="28D66983">
        <w:rPr>
          <w:rFonts w:ascii="Aptos" w:eastAsia="Aptos" w:hAnsi="Aptos" w:cs="Aptos"/>
          <w:color w:val="000000" w:themeColor="text1"/>
        </w:rPr>
        <w:t>Als het model wordt uitgevoerd, wordt de gebruiker in het midden van zo een driedimensionale scéne geplaatst. De gebruiker kan de camera veranderen door de muis te bewegen:</w:t>
      </w:r>
    </w:p>
    <w:p w14:paraId="72D19CAD" w14:textId="66E050CB" w:rsidR="30F5F831" w:rsidRDefault="67C7B7A4" w:rsidP="28D66983">
      <w:pPr>
        <w:pStyle w:val="ListParagraph"/>
        <w:numPr>
          <w:ilvl w:val="0"/>
          <w:numId w:val="5"/>
        </w:numPr>
        <w:rPr>
          <w:rFonts w:ascii="Aptos" w:eastAsia="Aptos" w:hAnsi="Aptos" w:cs="Aptos"/>
          <w:color w:val="000000" w:themeColor="text1"/>
        </w:rPr>
      </w:pPr>
      <w:r w:rsidRPr="28D66983">
        <w:rPr>
          <w:rFonts w:ascii="Aptos" w:eastAsia="Aptos" w:hAnsi="Aptos" w:cs="Aptos"/>
          <w:color w:val="000000" w:themeColor="text1"/>
        </w:rPr>
        <w:t>De camera kan in- en uitzoomen door het ingedrukt houden van de linkermuisknop.</w:t>
      </w:r>
    </w:p>
    <w:p w14:paraId="687551D0" w14:textId="1C20CB0B" w:rsidR="30F5F831" w:rsidRDefault="67C7B7A4" w:rsidP="28D66983">
      <w:pPr>
        <w:pStyle w:val="ListParagraph"/>
        <w:numPr>
          <w:ilvl w:val="0"/>
          <w:numId w:val="5"/>
        </w:numPr>
        <w:rPr>
          <w:rFonts w:ascii="Aptos" w:eastAsia="Aptos" w:hAnsi="Aptos" w:cs="Aptos"/>
          <w:color w:val="000000" w:themeColor="text1"/>
        </w:rPr>
      </w:pPr>
      <w:r w:rsidRPr="28D66983">
        <w:rPr>
          <w:rFonts w:ascii="Aptos" w:eastAsia="Aptos" w:hAnsi="Aptos" w:cs="Aptos"/>
          <w:color w:val="000000" w:themeColor="text1"/>
        </w:rPr>
        <w:t>De camera kan draaien door het ingedrukt houden van het scrollwheel.</w:t>
      </w:r>
    </w:p>
    <w:p w14:paraId="0693B5A0" w14:textId="05F2DAF7" w:rsidR="30F5F831" w:rsidRDefault="67C7B7A4" w:rsidP="28D66983">
      <w:pPr>
        <w:pStyle w:val="ListParagraph"/>
        <w:numPr>
          <w:ilvl w:val="0"/>
          <w:numId w:val="5"/>
        </w:numPr>
        <w:rPr>
          <w:rFonts w:ascii="Aptos" w:eastAsia="Aptos" w:hAnsi="Aptos" w:cs="Aptos"/>
          <w:color w:val="000000" w:themeColor="text1"/>
        </w:rPr>
      </w:pPr>
      <w:r w:rsidRPr="28D66983">
        <w:rPr>
          <w:rFonts w:ascii="Aptos" w:eastAsia="Aptos" w:hAnsi="Aptos" w:cs="Aptos"/>
          <w:color w:val="000000" w:themeColor="text1"/>
        </w:rPr>
        <w:t>De camera kan bewegen door het ingedrukt houden van de rechtermuisknop.</w:t>
      </w:r>
    </w:p>
    <w:p w14:paraId="04EFDBF5" w14:textId="560234D6" w:rsidR="30F5F831" w:rsidRDefault="67C7B7A4" w:rsidP="28D66983">
      <w:pPr>
        <w:rPr>
          <w:rFonts w:ascii="Aptos" w:eastAsia="Aptos" w:hAnsi="Aptos" w:cs="Aptos"/>
          <w:color w:val="000000" w:themeColor="text1"/>
        </w:rPr>
      </w:pPr>
      <w:r w:rsidRPr="28D66983">
        <w:rPr>
          <w:rFonts w:ascii="Aptos" w:eastAsia="Aptos" w:hAnsi="Aptos" w:cs="Aptos"/>
          <w:color w:val="000000" w:themeColor="text1"/>
        </w:rPr>
        <w:t>Er worden in de scene driehonderd witte bolletjes geladen, deze witte bolletjes stellen atoomkernen voor, die niet aan de splijtingsreactie meedoen. Dit kunnen U-238 atoomkernen, of splijtingsproducten zijn. Vanaf nu worden naar deze bolletjes vernoemd met de term "kernen.”</w:t>
      </w:r>
    </w:p>
    <w:p w14:paraId="7ACE4E8F" w14:textId="5B522D10" w:rsidR="30F5F831" w:rsidRDefault="67C7B7A4" w:rsidP="28D66983">
      <w:pPr>
        <w:rPr>
          <w:rFonts w:ascii="Aptos" w:eastAsia="Aptos" w:hAnsi="Aptos" w:cs="Aptos"/>
          <w:color w:val="000000" w:themeColor="text1"/>
        </w:rPr>
      </w:pPr>
      <w:r w:rsidRPr="28D66983">
        <w:rPr>
          <w:rFonts w:ascii="Aptos" w:eastAsia="Aptos" w:hAnsi="Aptos" w:cs="Aptos"/>
          <w:color w:val="000000" w:themeColor="text1"/>
        </w:rPr>
        <w:t>Naast de kernen worden er ook negen lichtblauwe staven geladen. Deze staven zijn zeer groot en lang ten opzichte van de bolletjes. Je zou deze staven kunnen zien als regelstaven, zo worden ze ook behandeld in de code, maar het is het beste om ze te zien als een representatie van alles wat neutronen zou kunnen hinderen om mee te doen aan de splijtingsreactie</w:t>
      </w:r>
      <w:r w:rsidR="00F25866">
        <w:rPr>
          <w:rFonts w:ascii="Aptos" w:eastAsia="Aptos" w:hAnsi="Aptos" w:cs="Aptos"/>
          <w:color w:val="000000" w:themeColor="text1"/>
        </w:rPr>
        <w:t>,</w:t>
      </w:r>
      <w:r w:rsidRPr="28D66983">
        <w:rPr>
          <w:rFonts w:ascii="Aptos" w:eastAsia="Aptos" w:hAnsi="Aptos" w:cs="Aptos"/>
          <w:color w:val="000000" w:themeColor="text1"/>
        </w:rPr>
        <w:t xml:space="preserve"> </w:t>
      </w:r>
      <w:r w:rsidR="00F25866">
        <w:rPr>
          <w:rFonts w:ascii="Aptos" w:eastAsia="Aptos" w:hAnsi="Aptos" w:cs="Aptos"/>
          <w:color w:val="000000" w:themeColor="text1"/>
        </w:rPr>
        <w:t>z</w:t>
      </w:r>
      <w:r w:rsidRPr="28D66983">
        <w:rPr>
          <w:rFonts w:ascii="Aptos" w:eastAsia="Aptos" w:hAnsi="Aptos" w:cs="Aptos"/>
          <w:color w:val="000000" w:themeColor="text1"/>
        </w:rPr>
        <w:t xml:space="preserve">oals regelstaven, (koud) water of Xenon-135. Vanaf nu worden naar deze staven </w:t>
      </w:r>
      <w:r w:rsidRPr="5AC83DA9">
        <w:rPr>
          <w:rFonts w:ascii="Aptos" w:eastAsia="Aptos" w:hAnsi="Aptos" w:cs="Aptos"/>
          <w:color w:val="000000" w:themeColor="text1"/>
        </w:rPr>
        <w:t>ver</w:t>
      </w:r>
      <w:r w:rsidR="642B7BED" w:rsidRPr="5AC83DA9">
        <w:rPr>
          <w:rFonts w:ascii="Aptos" w:eastAsia="Aptos" w:hAnsi="Aptos" w:cs="Aptos"/>
          <w:color w:val="000000" w:themeColor="text1"/>
        </w:rPr>
        <w:t>wezen</w:t>
      </w:r>
      <w:r w:rsidRPr="28D66983">
        <w:rPr>
          <w:rFonts w:ascii="Aptos" w:eastAsia="Aptos" w:hAnsi="Aptos" w:cs="Aptos"/>
          <w:color w:val="000000" w:themeColor="text1"/>
        </w:rPr>
        <w:t xml:space="preserve"> met de term "staven.”</w:t>
      </w:r>
    </w:p>
    <w:p w14:paraId="33609C14" w14:textId="4562CD53" w:rsidR="30F5F831" w:rsidRDefault="67C7B7A4" w:rsidP="28D66983">
      <w:pPr>
        <w:rPr>
          <w:rFonts w:ascii="Aptos" w:eastAsia="Aptos" w:hAnsi="Aptos" w:cs="Aptos"/>
          <w:color w:val="000000" w:themeColor="text1"/>
        </w:rPr>
      </w:pPr>
      <w:r w:rsidRPr="28D66983">
        <w:rPr>
          <w:rFonts w:ascii="Aptos" w:eastAsia="Aptos" w:hAnsi="Aptos" w:cs="Aptos"/>
          <w:color w:val="000000" w:themeColor="text1"/>
        </w:rPr>
        <w:t xml:space="preserve">De objecten worden gerangschikt op een manier die lijkt op de opbouw van de echte reactor. Natuurlijk is dit niet realistisch, maar het geeft wel een herkenbaar beeld. </w:t>
      </w:r>
    </w:p>
    <w:p w14:paraId="3F0AF195" w14:textId="4D6858DB" w:rsidR="30F5F831" w:rsidRDefault="67C7B7A4" w:rsidP="28D66983">
      <w:pPr>
        <w:rPr>
          <w:rFonts w:ascii="Aptos" w:eastAsia="Aptos" w:hAnsi="Aptos" w:cs="Aptos"/>
          <w:color w:val="000000" w:themeColor="text1"/>
        </w:rPr>
      </w:pPr>
      <w:r>
        <w:rPr>
          <w:noProof/>
        </w:rPr>
        <w:drawing>
          <wp:inline distT="0" distB="0" distL="0" distR="0" wp14:anchorId="35329BFA" wp14:editId="146AAAB7">
            <wp:extent cx="2733675" cy="2733675"/>
            <wp:effectExtent l="0" t="0" r="0" b="0"/>
            <wp:docPr id="1188222600" name="Picture 1188222600" descr="Afbeel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733675" cy="2733675"/>
                    </a:xfrm>
                    <a:prstGeom prst="rect">
                      <a:avLst/>
                    </a:prstGeom>
                  </pic:spPr>
                </pic:pic>
              </a:graphicData>
            </a:graphic>
          </wp:inline>
        </w:drawing>
      </w:r>
      <w:r>
        <w:rPr>
          <w:noProof/>
        </w:rPr>
        <w:drawing>
          <wp:inline distT="0" distB="0" distL="0" distR="0" wp14:anchorId="698D00FB" wp14:editId="6191A31C">
            <wp:extent cx="2705100" cy="2705100"/>
            <wp:effectExtent l="0" t="0" r="0" b="0"/>
            <wp:docPr id="1140699210" name="Picture 1140699210" descr="Afbeel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extLst>
                        <a:ext uri="{28A0092B-C50C-407E-A947-70E740481C1C}">
                          <a14:useLocalDpi xmlns:a14="http://schemas.microsoft.com/office/drawing/2010/main" val="0"/>
                        </a:ext>
                      </a:extLst>
                    </a:blip>
                    <a:stretch>
                      <a:fillRect/>
                    </a:stretch>
                  </pic:blipFill>
                  <pic:spPr>
                    <a:xfrm>
                      <a:off x="0" y="0"/>
                      <a:ext cx="2705100" cy="2705100"/>
                    </a:xfrm>
                    <a:prstGeom prst="rect">
                      <a:avLst/>
                    </a:prstGeom>
                  </pic:spPr>
                </pic:pic>
              </a:graphicData>
            </a:graphic>
          </wp:inline>
        </w:drawing>
      </w:r>
      <w:r>
        <w:rPr>
          <w:noProof/>
        </w:rPr>
        <w:drawing>
          <wp:inline distT="0" distB="0" distL="0" distR="0" wp14:anchorId="1E297365" wp14:editId="7F5FD547">
            <wp:extent cx="5581648" cy="3800475"/>
            <wp:effectExtent l="0" t="0" r="0" b="0"/>
            <wp:docPr id="553517788" name="Picture 553517788" descr="Afbeel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extLst>
                        <a:ext uri="{28A0092B-C50C-407E-A947-70E740481C1C}">
                          <a14:useLocalDpi xmlns:a14="http://schemas.microsoft.com/office/drawing/2010/main" val="0"/>
                        </a:ext>
                      </a:extLst>
                    </a:blip>
                    <a:stretch>
                      <a:fillRect/>
                    </a:stretch>
                  </pic:blipFill>
                  <pic:spPr>
                    <a:xfrm>
                      <a:off x="0" y="0"/>
                      <a:ext cx="5581648" cy="3800475"/>
                    </a:xfrm>
                    <a:prstGeom prst="rect">
                      <a:avLst/>
                    </a:prstGeom>
                  </pic:spPr>
                </pic:pic>
              </a:graphicData>
            </a:graphic>
          </wp:inline>
        </w:drawing>
      </w:r>
    </w:p>
    <w:p w14:paraId="14DB4CD0" w14:textId="5C1071F1" w:rsidR="30F5F831" w:rsidRDefault="67C7B7A4" w:rsidP="28D66983">
      <w:pPr>
        <w:rPr>
          <w:rFonts w:ascii="Aptos" w:eastAsia="Aptos" w:hAnsi="Aptos" w:cs="Aptos"/>
          <w:color w:val="000000" w:themeColor="text1"/>
        </w:rPr>
      </w:pPr>
      <w:r w:rsidRPr="28D66983">
        <w:rPr>
          <w:rFonts w:ascii="Aptos" w:eastAsia="Aptos" w:hAnsi="Aptos" w:cs="Aptos"/>
          <w:color w:val="000000" w:themeColor="text1"/>
        </w:rPr>
        <w:t>De staven kunnen verwijderd worden met een knop (later meer). In zo'n geval worden de staven ieder vervangen door vijf kernen. In plaats van driehonderd zijn er dan driehonderdvijfenveertig kernen aanwezig.</w:t>
      </w:r>
    </w:p>
    <w:p w14:paraId="46AED6E8" w14:textId="0D742E19" w:rsidR="30F5F831" w:rsidRDefault="67C7B7A4" w:rsidP="28D66983">
      <w:r w:rsidRPr="28D66983">
        <w:rPr>
          <w:rFonts w:ascii="Aptos" w:eastAsia="Aptos" w:hAnsi="Aptos" w:cs="Aptos"/>
          <w:color w:val="000000" w:themeColor="text1"/>
        </w:rPr>
        <w:t>Uit de driehonderd(dertig) kernen worden willekeurig zeven kernen gekozen. Deze kernen worden blauw gekleurd en moeten Uranium-235 kernen voorstellen. Deze kernen zijn in staat tot splijting. Vanaf nu worden naar deze kernen vernoemd met de term “</w:t>
      </w:r>
      <w:r w:rsidRPr="7EFD3EBD">
        <w:rPr>
          <w:rFonts w:ascii="Aptos" w:eastAsia="Aptos" w:hAnsi="Aptos" w:cs="Aptos"/>
          <w:color w:val="000000" w:themeColor="text1"/>
        </w:rPr>
        <w:t>U</w:t>
      </w:r>
      <w:r w:rsidR="54189F1E" w:rsidRPr="7EFD3EBD">
        <w:rPr>
          <w:rFonts w:ascii="Aptos" w:eastAsia="Aptos" w:hAnsi="Aptos" w:cs="Aptos"/>
          <w:color w:val="000000" w:themeColor="text1"/>
        </w:rPr>
        <w:t>-</w:t>
      </w:r>
      <w:r w:rsidR="007E3569" w:rsidRPr="7EFD3EBD">
        <w:rPr>
          <w:rFonts w:ascii="Aptos" w:eastAsia="Aptos" w:hAnsi="Aptos" w:cs="Aptos"/>
          <w:color w:val="000000" w:themeColor="text1"/>
        </w:rPr>
        <w:t>235</w:t>
      </w:r>
      <w:r w:rsidR="007E3569">
        <w:rPr>
          <w:rFonts w:ascii="Aptos" w:eastAsia="Aptos" w:hAnsi="Aptos" w:cs="Aptos"/>
          <w:color w:val="000000" w:themeColor="text1"/>
        </w:rPr>
        <w:t xml:space="preserve"> </w:t>
      </w:r>
      <w:r w:rsidRPr="28D66983">
        <w:rPr>
          <w:rFonts w:ascii="Aptos" w:eastAsia="Aptos" w:hAnsi="Aptos" w:cs="Aptos"/>
          <w:color w:val="000000" w:themeColor="text1"/>
        </w:rPr>
        <w:t xml:space="preserve">kernen.” Als deze </w:t>
      </w:r>
      <w:r w:rsidRPr="7EFD3EBD">
        <w:rPr>
          <w:rFonts w:ascii="Aptos" w:eastAsia="Aptos" w:hAnsi="Aptos" w:cs="Aptos"/>
          <w:color w:val="000000" w:themeColor="text1"/>
        </w:rPr>
        <w:t>U</w:t>
      </w:r>
      <w:r w:rsidR="1D57CC3D" w:rsidRPr="7EFD3EBD">
        <w:rPr>
          <w:rFonts w:ascii="Aptos" w:eastAsia="Aptos" w:hAnsi="Aptos" w:cs="Aptos"/>
          <w:color w:val="000000" w:themeColor="text1"/>
        </w:rPr>
        <w:t>-</w:t>
      </w:r>
      <w:r w:rsidR="007E3569" w:rsidRPr="7EFD3EBD">
        <w:rPr>
          <w:rFonts w:ascii="Aptos" w:eastAsia="Aptos" w:hAnsi="Aptos" w:cs="Aptos"/>
          <w:color w:val="000000" w:themeColor="text1"/>
        </w:rPr>
        <w:t>235</w:t>
      </w:r>
      <w:r w:rsidR="007E3569">
        <w:rPr>
          <w:rFonts w:ascii="Aptos" w:eastAsia="Aptos" w:hAnsi="Aptos" w:cs="Aptos"/>
          <w:color w:val="000000" w:themeColor="text1"/>
        </w:rPr>
        <w:t xml:space="preserve"> </w:t>
      </w:r>
      <w:r w:rsidRPr="28D66983">
        <w:rPr>
          <w:rFonts w:ascii="Aptos" w:eastAsia="Aptos" w:hAnsi="Aptos" w:cs="Aptos"/>
          <w:color w:val="000000" w:themeColor="text1"/>
        </w:rPr>
        <w:t>kernen een kernsplijting hebben ondergaan, veranderen ze weer in "normale” kernen. Er wordt dan willekeurig een nieuwe kern uitgekozen, die verandert in een U-</w:t>
      </w:r>
      <w:r w:rsidR="7DD00CB4" w:rsidRPr="61CD45C1">
        <w:rPr>
          <w:rFonts w:ascii="Aptos" w:eastAsia="Aptos" w:hAnsi="Aptos" w:cs="Aptos"/>
          <w:color w:val="000000" w:themeColor="text1"/>
        </w:rPr>
        <w:t xml:space="preserve">235 </w:t>
      </w:r>
      <w:r w:rsidRPr="61CD45C1">
        <w:rPr>
          <w:rFonts w:ascii="Aptos" w:eastAsia="Aptos" w:hAnsi="Aptos" w:cs="Aptos"/>
          <w:color w:val="000000" w:themeColor="text1"/>
        </w:rPr>
        <w:t>kern</w:t>
      </w:r>
      <w:r w:rsidRPr="28D66983">
        <w:rPr>
          <w:rFonts w:ascii="Aptos" w:eastAsia="Aptos" w:hAnsi="Aptos" w:cs="Aptos"/>
          <w:color w:val="000000" w:themeColor="text1"/>
        </w:rPr>
        <w:t xml:space="preserve"> (één reactie verandert in het echt namelijk ook niet de verhouding tussen kernen en U-</w:t>
      </w:r>
      <w:r w:rsidR="355CC43A" w:rsidRPr="22FF1D6D">
        <w:rPr>
          <w:rFonts w:ascii="Aptos" w:eastAsia="Aptos" w:hAnsi="Aptos" w:cs="Aptos"/>
          <w:color w:val="000000" w:themeColor="text1"/>
        </w:rPr>
        <w:t xml:space="preserve">235 </w:t>
      </w:r>
      <w:r w:rsidRPr="22FF1D6D">
        <w:rPr>
          <w:rFonts w:ascii="Aptos" w:eastAsia="Aptos" w:hAnsi="Aptos" w:cs="Aptos"/>
          <w:color w:val="000000" w:themeColor="text1"/>
        </w:rPr>
        <w:t>kernen).</w:t>
      </w:r>
      <w:r w:rsidRPr="28D66983">
        <w:rPr>
          <w:rFonts w:ascii="Aptos" w:eastAsia="Aptos" w:hAnsi="Aptos" w:cs="Aptos"/>
          <w:color w:val="000000" w:themeColor="text1"/>
        </w:rPr>
        <w:t xml:space="preserve"> Zo kan de reactie blijven doorgaan.</w:t>
      </w:r>
    </w:p>
    <w:p w14:paraId="248F7F01" w14:textId="6CB3E620" w:rsidR="30F5F831" w:rsidRDefault="02B43ACC" w:rsidP="28D66983">
      <w:r w:rsidRPr="2E4D3126">
        <w:rPr>
          <w:rFonts w:ascii="Aptos" w:eastAsia="Aptos" w:hAnsi="Aptos" w:cs="Aptos"/>
          <w:color w:val="000000" w:themeColor="text1"/>
        </w:rPr>
        <w:t>H</w:t>
      </w:r>
      <w:r w:rsidR="6C83C841" w:rsidRPr="2E4D3126">
        <w:rPr>
          <w:rFonts w:ascii="Aptos" w:eastAsia="Aptos" w:hAnsi="Aptos" w:cs="Aptos"/>
          <w:color w:val="000000" w:themeColor="text1"/>
        </w:rPr>
        <w:t>et</w:t>
      </w:r>
      <w:r w:rsidR="6C83C841" w:rsidRPr="329D710E">
        <w:rPr>
          <w:rFonts w:ascii="Aptos" w:eastAsia="Aptos" w:hAnsi="Aptos" w:cs="Aptos"/>
          <w:color w:val="000000" w:themeColor="text1"/>
        </w:rPr>
        <w:t xml:space="preserve"> percentage </w:t>
      </w:r>
      <w:r w:rsidR="6C83C841" w:rsidRPr="4C2C8ADD">
        <w:rPr>
          <w:rFonts w:ascii="Aptos" w:eastAsia="Aptos" w:hAnsi="Aptos" w:cs="Aptos"/>
          <w:color w:val="000000" w:themeColor="text1"/>
        </w:rPr>
        <w:t xml:space="preserve">uranium-235 </w:t>
      </w:r>
      <w:r w:rsidR="6C83C841" w:rsidRPr="5A48B128">
        <w:rPr>
          <w:rFonts w:ascii="Aptos" w:eastAsia="Aptos" w:hAnsi="Aptos" w:cs="Aptos"/>
          <w:color w:val="000000" w:themeColor="text1"/>
        </w:rPr>
        <w:t xml:space="preserve">kernen van het totaal </w:t>
      </w:r>
      <w:r w:rsidR="6C83C841" w:rsidRPr="07576DD6">
        <w:rPr>
          <w:rFonts w:ascii="Aptos" w:eastAsia="Aptos" w:hAnsi="Aptos" w:cs="Aptos"/>
          <w:color w:val="000000" w:themeColor="text1"/>
        </w:rPr>
        <w:t>aantal</w:t>
      </w:r>
      <w:r w:rsidR="6C83C841" w:rsidRPr="518B209B">
        <w:rPr>
          <w:rFonts w:ascii="Aptos" w:eastAsia="Aptos" w:hAnsi="Aptos" w:cs="Aptos"/>
          <w:color w:val="000000" w:themeColor="text1"/>
        </w:rPr>
        <w:t xml:space="preserve"> kernen</w:t>
      </w:r>
      <w:r w:rsidR="22F953BC" w:rsidRPr="2E4D3126">
        <w:rPr>
          <w:rFonts w:ascii="Aptos" w:eastAsia="Aptos" w:hAnsi="Aptos" w:cs="Aptos"/>
          <w:color w:val="000000" w:themeColor="text1"/>
        </w:rPr>
        <w:t xml:space="preserve"> </w:t>
      </w:r>
      <w:r w:rsidR="22F953BC" w:rsidRPr="4F62A9E1">
        <w:rPr>
          <w:rFonts w:ascii="Aptos" w:eastAsia="Aptos" w:hAnsi="Aptos" w:cs="Aptos"/>
          <w:color w:val="000000" w:themeColor="text1"/>
        </w:rPr>
        <w:t>wordt berekend</w:t>
      </w:r>
      <w:r w:rsidR="6C83C841" w:rsidRPr="12A652A4">
        <w:rPr>
          <w:rFonts w:ascii="Aptos" w:eastAsia="Aptos" w:hAnsi="Aptos" w:cs="Aptos"/>
          <w:color w:val="000000" w:themeColor="text1"/>
        </w:rPr>
        <w:t>:</w:t>
      </w:r>
    </w:p>
    <w:p w14:paraId="32E74095" w14:textId="67BDB873" w:rsidR="30F5F831" w:rsidRDefault="67C7B7A4" w:rsidP="2DF238B9">
      <w:pPr>
        <w:rPr>
          <w:rFonts w:ascii="Cambria Math" w:eastAsia="Cambria Math" w:hAnsi="Cambria Math" w:cs="Cambria Math"/>
          <w:i/>
          <w:color w:val="000000" w:themeColor="text1"/>
          <w:sz w:val="22"/>
          <w:szCs w:val="22"/>
          <w:lang w:val="en-US"/>
        </w:rPr>
      </w:pPr>
      <w:r w:rsidRPr="28D66983">
        <w:rPr>
          <w:rFonts w:ascii="MathJax_Main" w:eastAsia="MathJax_Main" w:hAnsi="MathJax_Main" w:cs="MathJax_Main"/>
          <w:color w:val="000000" w:themeColor="text1"/>
          <w:sz w:val="22"/>
          <w:szCs w:val="22"/>
        </w:rPr>
        <w:t>7÷345×100=2,0%</w:t>
      </w:r>
      <w:r w:rsidRPr="28D66983">
        <w:rPr>
          <w:rFonts w:ascii="Segoe UI" w:eastAsia="Segoe UI" w:hAnsi="Segoe UI" w:cs="Segoe UI"/>
          <w:color w:val="000000" w:themeColor="text1"/>
          <w:sz w:val="21"/>
          <w:szCs w:val="21"/>
        </w:rPr>
        <w:t> </w:t>
      </w:r>
      <w:r w:rsidRPr="28D66983">
        <w:rPr>
          <w:rFonts w:ascii="MathJax_Main" w:eastAsia="MathJax_Main" w:hAnsi="MathJax_Main" w:cs="MathJax_Main"/>
          <w:color w:val="000000" w:themeColor="text1"/>
          <w:sz w:val="22"/>
          <w:szCs w:val="22"/>
        </w:rPr>
        <w:t>∧</w:t>
      </w:r>
      <w:r w:rsidRPr="28D66983">
        <w:rPr>
          <w:rFonts w:ascii="Segoe UI" w:eastAsia="Segoe UI" w:hAnsi="Segoe UI" w:cs="Segoe UI"/>
          <w:color w:val="000000" w:themeColor="text1"/>
          <w:sz w:val="21"/>
          <w:szCs w:val="21"/>
        </w:rPr>
        <w:t> </w:t>
      </w:r>
      <w:r w:rsidRPr="28D66983">
        <w:rPr>
          <w:rFonts w:ascii="MathJax_Main" w:eastAsia="MathJax_Main" w:hAnsi="MathJax_Main" w:cs="MathJax_Main"/>
          <w:color w:val="000000" w:themeColor="text1"/>
          <w:sz w:val="22"/>
          <w:szCs w:val="22"/>
        </w:rPr>
        <w:t>7÷300×100=2,3%</w:t>
      </w:r>
    </w:p>
    <w:p w14:paraId="7073D917" w14:textId="0CD4491D" w:rsidR="64708773" w:rsidRDefault="64708773" w:rsidP="64708773">
      <w:pPr>
        <w:shd w:val="clear" w:color="auto" w:fill="FFFFFF" w:themeFill="background1"/>
        <w:spacing w:after="0"/>
        <w:rPr>
          <w:rFonts w:ascii="Cambria Math" w:eastAsia="Cambria Math" w:hAnsi="Cambria Math" w:cs="Cambria Math"/>
          <w:i/>
          <w:iCs/>
          <w:color w:val="000000" w:themeColor="text1"/>
          <w:sz w:val="22"/>
          <w:szCs w:val="22"/>
          <w:lang w:val="en-US"/>
        </w:rPr>
      </w:pPr>
    </w:p>
    <w:p w14:paraId="352D01F7" w14:textId="64272955" w:rsidR="30F5F831" w:rsidRDefault="67C7B7A4" w:rsidP="28D66983">
      <w:pPr>
        <w:rPr>
          <w:rFonts w:ascii="Aptos" w:eastAsia="Aptos" w:hAnsi="Aptos" w:cs="Aptos"/>
          <w:color w:val="000000" w:themeColor="text1"/>
        </w:rPr>
      </w:pPr>
      <w:r w:rsidRPr="28D66983">
        <w:rPr>
          <w:rFonts w:ascii="Aptos" w:eastAsia="Aptos" w:hAnsi="Aptos" w:cs="Aptos"/>
          <w:color w:val="000000" w:themeColor="text1"/>
        </w:rPr>
        <w:t>Dus ongeveer 2,2% van de aanwezige brandstof is van het isotoop Uranium-235. Dit komt overeen met daadwerkelijke gegevens.</w:t>
      </w:r>
    </w:p>
    <w:p w14:paraId="194CA464" w14:textId="04339AC0" w:rsidR="30F5F831" w:rsidRDefault="67C7B7A4" w:rsidP="28D66983">
      <w:pPr>
        <w:rPr>
          <w:rFonts w:ascii="Aptos" w:eastAsia="Aptos" w:hAnsi="Aptos" w:cs="Aptos"/>
          <w:color w:val="000000" w:themeColor="text1"/>
        </w:rPr>
      </w:pPr>
      <w:r>
        <w:rPr>
          <w:noProof/>
        </w:rPr>
        <w:drawing>
          <wp:inline distT="0" distB="0" distL="0" distR="0" wp14:anchorId="668127CE" wp14:editId="77AAB37E">
            <wp:extent cx="2714625" cy="2771775"/>
            <wp:effectExtent l="0" t="0" r="0" b="0"/>
            <wp:docPr id="77515824" name="Picture 77515824" descr="Afbeel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714625" cy="2771775"/>
                    </a:xfrm>
                    <a:prstGeom prst="rect">
                      <a:avLst/>
                    </a:prstGeom>
                  </pic:spPr>
                </pic:pic>
              </a:graphicData>
            </a:graphic>
          </wp:inline>
        </w:drawing>
      </w:r>
      <w:r>
        <w:rPr>
          <w:noProof/>
        </w:rPr>
        <w:drawing>
          <wp:inline distT="0" distB="0" distL="0" distR="0" wp14:anchorId="0FF3B78E" wp14:editId="596DB5FA">
            <wp:extent cx="2600325" cy="2771775"/>
            <wp:effectExtent l="0" t="0" r="0" b="0"/>
            <wp:docPr id="1751400715" name="Picture 1751400715" descr="Afbeel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extLst>
                        <a:ext uri="{28A0092B-C50C-407E-A947-70E740481C1C}">
                          <a14:useLocalDpi xmlns:a14="http://schemas.microsoft.com/office/drawing/2010/main" val="0"/>
                        </a:ext>
                      </a:extLst>
                    </a:blip>
                    <a:stretch>
                      <a:fillRect/>
                    </a:stretch>
                  </pic:blipFill>
                  <pic:spPr>
                    <a:xfrm>
                      <a:off x="0" y="0"/>
                      <a:ext cx="2600325" cy="2771775"/>
                    </a:xfrm>
                    <a:prstGeom prst="rect">
                      <a:avLst/>
                    </a:prstGeom>
                  </pic:spPr>
                </pic:pic>
              </a:graphicData>
            </a:graphic>
          </wp:inline>
        </w:drawing>
      </w:r>
    </w:p>
    <w:p w14:paraId="5BDDCA68" w14:textId="08BA7D81" w:rsidR="30F5F831" w:rsidRDefault="67C7B7A4" w:rsidP="28D66983">
      <w:pPr>
        <w:pStyle w:val="Heading2"/>
        <w:rPr>
          <w:rFonts w:ascii="Aptos" w:eastAsia="Aptos" w:hAnsi="Aptos" w:cs="Aptos"/>
          <w:color w:val="000000" w:themeColor="text1"/>
          <w:sz w:val="24"/>
          <w:szCs w:val="24"/>
        </w:rPr>
      </w:pPr>
      <w:bookmarkStart w:id="23" w:name="_Toc217078630"/>
      <w:r w:rsidRPr="28D66983">
        <w:t>Neutronen</w:t>
      </w:r>
      <w:bookmarkEnd w:id="23"/>
    </w:p>
    <w:p w14:paraId="3C695381" w14:textId="32E6DFF3" w:rsidR="30F5F831" w:rsidRDefault="67C7B7A4" w:rsidP="28D66983">
      <w:pPr>
        <w:rPr>
          <w:rFonts w:ascii="Aptos" w:eastAsia="Aptos" w:hAnsi="Aptos" w:cs="Aptos"/>
          <w:color w:val="000000" w:themeColor="text1"/>
        </w:rPr>
      </w:pPr>
      <w:r w:rsidRPr="28D66983">
        <w:rPr>
          <w:rFonts w:ascii="Aptos" w:eastAsia="Aptos" w:hAnsi="Aptos" w:cs="Aptos"/>
          <w:color w:val="000000" w:themeColor="text1"/>
        </w:rPr>
        <w:t>Bij kernsplijting worden er drie neutronen aangemaakt. Deze neutronen hebben de vorm van een geodetische bol en zijn groen gekleurd. Er zijn geen neutronen aanwezig bij het opstarten van het model. Wanneer een neutron in aanraking komt met een U-</w:t>
      </w:r>
      <w:r w:rsidR="1332EF8C" w:rsidRPr="52BF6FDC">
        <w:rPr>
          <w:rFonts w:ascii="Aptos" w:eastAsia="Aptos" w:hAnsi="Aptos" w:cs="Aptos"/>
          <w:color w:val="000000" w:themeColor="text1"/>
        </w:rPr>
        <w:t xml:space="preserve">235 </w:t>
      </w:r>
      <w:r w:rsidRPr="52BF6FDC">
        <w:rPr>
          <w:rFonts w:ascii="Aptos" w:eastAsia="Aptos" w:hAnsi="Aptos" w:cs="Aptos"/>
          <w:color w:val="000000" w:themeColor="text1"/>
        </w:rPr>
        <w:t>kern</w:t>
      </w:r>
      <w:r w:rsidRPr="28D66983">
        <w:rPr>
          <w:rFonts w:ascii="Aptos" w:eastAsia="Aptos" w:hAnsi="Aptos" w:cs="Aptos"/>
          <w:color w:val="000000" w:themeColor="text1"/>
        </w:rPr>
        <w:t>, vindt kernsplijting plaats en worden er drie nieuwe neutronen aangemaakt. Het oorspronkelijke neutron wordt dan verwijderd. Het wordt ook verwijderd als het in aanraking komt met een staaf of zich te ver uit de scène bevindt.</w:t>
      </w:r>
    </w:p>
    <w:p w14:paraId="7C840CCF" w14:textId="070C3E23" w:rsidR="30F5F831" w:rsidRDefault="67C7B7A4" w:rsidP="28D66983">
      <w:pPr>
        <w:rPr>
          <w:rFonts w:ascii="Aptos" w:eastAsia="Aptos" w:hAnsi="Aptos" w:cs="Aptos"/>
          <w:color w:val="000000" w:themeColor="text1"/>
        </w:rPr>
      </w:pPr>
      <w:r w:rsidRPr="28D66983">
        <w:rPr>
          <w:rFonts w:ascii="Aptos" w:eastAsia="Aptos" w:hAnsi="Aptos" w:cs="Aptos"/>
          <w:color w:val="000000" w:themeColor="text1"/>
        </w:rPr>
        <w:t>De neutronen krijgen een richting meegekregen. Omdat het heel erg moeilijk is een semi-realistische weergave te maken van een gecontroleerde reactie als neutronen allemaal een willekeurige richting krijgen, kunnen de neutronen ook richting één van de U-</w:t>
      </w:r>
      <w:r w:rsidR="16D7D1DD" w:rsidRPr="30851241">
        <w:rPr>
          <w:rFonts w:ascii="Aptos" w:eastAsia="Aptos" w:hAnsi="Aptos" w:cs="Aptos"/>
          <w:color w:val="000000" w:themeColor="text1"/>
        </w:rPr>
        <w:t xml:space="preserve">235 </w:t>
      </w:r>
      <w:r w:rsidRPr="30851241">
        <w:rPr>
          <w:rFonts w:ascii="Aptos" w:eastAsia="Aptos" w:hAnsi="Aptos" w:cs="Aptos"/>
          <w:color w:val="000000" w:themeColor="text1"/>
        </w:rPr>
        <w:t>kernen</w:t>
      </w:r>
      <w:r w:rsidRPr="28D66983">
        <w:rPr>
          <w:rFonts w:ascii="Aptos" w:eastAsia="Aptos" w:hAnsi="Aptos" w:cs="Aptos"/>
          <w:color w:val="000000" w:themeColor="text1"/>
        </w:rPr>
        <w:t xml:space="preserve"> gestuurd worden. Ook kunnen ze naar één van de staven gestuurd worden, maar deze kans is relatief erg klein. Het "doel” van een neutron wordt willekeurig gekozen, maar de verhouding in kans tussen een U-</w:t>
      </w:r>
      <w:r w:rsidR="40AE953D" w:rsidRPr="30851241">
        <w:rPr>
          <w:rFonts w:ascii="Aptos" w:eastAsia="Aptos" w:hAnsi="Aptos" w:cs="Aptos"/>
          <w:color w:val="000000" w:themeColor="text1"/>
        </w:rPr>
        <w:t xml:space="preserve">235 </w:t>
      </w:r>
      <w:r w:rsidRPr="28D66983">
        <w:rPr>
          <w:rFonts w:ascii="Aptos" w:eastAsia="Aptos" w:hAnsi="Aptos" w:cs="Aptos"/>
          <w:color w:val="000000" w:themeColor="text1"/>
        </w:rPr>
        <w:t>kern als doel, een staaf als doel en een willekeurige richting is 4:1:2. Als de staven niet aanwezig zijn, is de verhouding in kans tussen een U-</w:t>
      </w:r>
      <w:r w:rsidR="5726D921" w:rsidRPr="4F337110">
        <w:rPr>
          <w:rFonts w:ascii="Aptos" w:eastAsia="Aptos" w:hAnsi="Aptos" w:cs="Aptos"/>
          <w:color w:val="000000" w:themeColor="text1"/>
        </w:rPr>
        <w:t xml:space="preserve">235 </w:t>
      </w:r>
      <w:r w:rsidRPr="28D66983">
        <w:rPr>
          <w:rFonts w:ascii="Aptos" w:eastAsia="Aptos" w:hAnsi="Aptos" w:cs="Aptos"/>
          <w:color w:val="000000" w:themeColor="text1"/>
        </w:rPr>
        <w:t>kern als doel en een willekeurige richting 5:2.</w:t>
      </w:r>
    </w:p>
    <w:p w14:paraId="5A535A0A" w14:textId="3A24615B" w:rsidR="30F5F831" w:rsidRDefault="67C7B7A4" w:rsidP="28D66983">
      <w:pPr>
        <w:rPr>
          <w:rFonts w:ascii="Aptos" w:eastAsia="Aptos" w:hAnsi="Aptos" w:cs="Aptos"/>
          <w:color w:val="000000" w:themeColor="text1"/>
        </w:rPr>
      </w:pPr>
      <w:r w:rsidRPr="28D66983">
        <w:rPr>
          <w:rFonts w:ascii="Aptos" w:eastAsia="Aptos" w:hAnsi="Aptos" w:cs="Aptos"/>
          <w:color w:val="000000" w:themeColor="text1"/>
        </w:rPr>
        <w:t>Bij aanmaak krijgt een neutron een taak. Deze taak wordt elk frame uitgevoerd en stopt pas wanneer het neutron niet meer bestaat. De nieuwe positie van het neutron wordt berekend en er wordt gecontroleerd of het neutron verwijderd zou moeten worden.</w:t>
      </w:r>
    </w:p>
    <w:p w14:paraId="1E1D2FFF" w14:textId="4F829F12" w:rsidR="30F5F831" w:rsidRDefault="30F5F831" w:rsidP="28D66983">
      <w:pPr>
        <w:rPr>
          <w:rFonts w:ascii="Aptos" w:eastAsia="Aptos" w:hAnsi="Aptos" w:cs="Aptos"/>
          <w:color w:val="000000" w:themeColor="text1"/>
        </w:rPr>
      </w:pPr>
    </w:p>
    <w:p w14:paraId="6E6A57F1" w14:textId="090D0D5D" w:rsidR="30F5F831" w:rsidRDefault="67C7B7A4" w:rsidP="28D66983">
      <w:pPr>
        <w:rPr>
          <w:rFonts w:ascii="Aptos" w:eastAsia="Aptos" w:hAnsi="Aptos" w:cs="Aptos"/>
          <w:color w:val="000000" w:themeColor="text1"/>
        </w:rPr>
      </w:pPr>
      <w:r w:rsidRPr="28D66983">
        <w:rPr>
          <w:rFonts w:ascii="Aptos" w:eastAsia="Aptos" w:hAnsi="Aptos" w:cs="Aptos"/>
          <w:color w:val="000000" w:themeColor="text1"/>
        </w:rPr>
        <w:t>De nieuwe positie wordt als volgt berekend:</w:t>
      </w:r>
    </w:p>
    <w:p w14:paraId="427A9FC8" w14:textId="43E6310E" w:rsidR="30F5F831" w:rsidRDefault="00CA61AA" w:rsidP="5245CB50">
      <w:pPr>
        <w:jc w:val="center"/>
      </w:pPr>
      <m:oMathPara>
        <m:oMath>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+v×</m:t>
          </m:r>
          <m:r>
            <m:rPr>
              <m:sty m:val="p"/>
            </m:rPr>
            <w:rPr>
              <w:rFonts w:ascii="Cambria Math" w:hAnsi="Cambria Math"/>
            </w:rPr>
            <m:t>Δ</m:t>
          </m:r>
          <m:r>
            <w:rPr>
              <w:rFonts w:ascii="Cambria Math" w:hAnsi="Cambria Math"/>
            </w:rPr>
            <m:t>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doel</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num>
                <m:den>
                  <m:r>
                    <w:rPr>
                      <w:rFonts w:ascii="Cambria Math" w:hAnsi="Cambria Math"/>
                    </w:rPr>
                    <m:t>Lengte</m:t>
                  </m:r>
                </m:den>
              </m:f>
            </m:e>
          </m:d>
        </m:oMath>
      </m:oMathPara>
    </w:p>
    <w:p w14:paraId="14F06F73" w14:textId="13322EF0" w:rsidR="30F5F831" w:rsidRDefault="009822EF" w:rsidP="4E21D01F">
      <w:pPr>
        <w:jc w:val="center"/>
      </w:pPr>
      <m:oMathPara>
        <m:oMath>
          <m:r>
            <w:rPr>
              <w:rFonts w:ascii="Cambria Math" w:hAnsi="Cambria Math"/>
            </w:rPr>
            <m:t>y=</m:t>
          </m:r>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+v×</m:t>
          </m:r>
          <m:r>
            <m:rPr>
              <m:sty m:val="p"/>
            </m:rPr>
            <w:rPr>
              <w:rFonts w:ascii="Cambria Math" w:hAnsi="Cambria Math"/>
            </w:rPr>
            <m:t>Δ</m:t>
          </m:r>
          <m:r>
            <w:rPr>
              <w:rFonts w:ascii="Cambria Math" w:hAnsi="Cambria Math"/>
            </w:rPr>
            <m:t>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y</m:t>
                      </m:r>
                    </m:e>
                    <m:sub>
                      <m:r>
                        <w:rPr>
                          <w:rFonts w:ascii="Cambria Math" w:hAnsi="Cambria Math"/>
                        </w:rPr>
                        <m:t>doel</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0</m:t>
                      </m:r>
                    </m:sub>
                  </m:sSub>
                </m:num>
                <m:den>
                  <m:r>
                    <w:rPr>
                      <w:rFonts w:ascii="Cambria Math" w:hAnsi="Cambria Math"/>
                    </w:rPr>
                    <m:t>Lengte</m:t>
                  </m:r>
                </m:den>
              </m:f>
            </m:e>
          </m:d>
        </m:oMath>
      </m:oMathPara>
    </w:p>
    <w:p w14:paraId="59C1D3E3" w14:textId="479F84BD" w:rsidR="4D046726" w:rsidRDefault="000054B2" w:rsidP="4D046726">
      <w:pPr>
        <w:jc w:val="center"/>
      </w:pPr>
      <m:oMathPara>
        <m:oMath>
          <m:r>
            <w:rPr>
              <w:rFonts w:ascii="Cambria Math" w:hAnsi="Cambria Math"/>
            </w:rPr>
            <m:t>z=</m:t>
          </m:r>
          <m:sSub>
            <m:sSubPr>
              <m:ctrlPr>
                <w:rPr>
                  <w:rFonts w:ascii="Cambria Math" w:hAnsi="Cambria Math"/>
                </w:rPr>
              </m:ctrlPr>
            </m:sSubPr>
            <m:e>
              <m:r>
                <w:rPr>
                  <w:rFonts w:ascii="Cambria Math" w:hAnsi="Cambria Math"/>
                </w:rPr>
                <m:t>z</m:t>
              </m:r>
            </m:e>
            <m:sub>
              <m:r>
                <w:rPr>
                  <w:rFonts w:ascii="Cambria Math" w:hAnsi="Cambria Math"/>
                </w:rPr>
                <m:t>0</m:t>
              </m:r>
            </m:sub>
          </m:sSub>
          <m:r>
            <w:rPr>
              <w:rFonts w:ascii="Cambria Math" w:hAnsi="Cambria Math"/>
            </w:rPr>
            <m:t>+v×</m:t>
          </m:r>
          <m:r>
            <m:rPr>
              <m:sty m:val="p"/>
            </m:rPr>
            <w:rPr>
              <w:rFonts w:ascii="Cambria Math" w:hAnsi="Cambria Math"/>
            </w:rPr>
            <m:t>Δ</m:t>
          </m:r>
          <m:r>
            <w:rPr>
              <w:rFonts w:ascii="Cambria Math" w:hAnsi="Cambria Math"/>
            </w:rPr>
            <m:t>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z</m:t>
                      </m:r>
                    </m:e>
                    <m:sub>
                      <m:r>
                        <w:rPr>
                          <w:rFonts w:ascii="Cambria Math" w:hAnsi="Cambria Math"/>
                        </w:rPr>
                        <m:t>doel</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0</m:t>
                      </m:r>
                    </m:sub>
                  </m:sSub>
                </m:num>
                <m:den>
                  <m:r>
                    <w:rPr>
                      <w:rFonts w:ascii="Cambria Math" w:hAnsi="Cambria Math"/>
                    </w:rPr>
                    <m:t>Lengte</m:t>
                  </m:r>
                </m:den>
              </m:f>
            </m:e>
          </m:d>
        </m:oMath>
      </m:oMathPara>
    </w:p>
    <w:p w14:paraId="26E83907" w14:textId="0E7F92B6" w:rsidR="011F0DBF" w:rsidRDefault="493D9FB4" w:rsidP="011F0DBF">
      <w:pPr>
        <w:jc w:val="center"/>
      </w:pPr>
      <w:r>
        <w:t xml:space="preserve">Met </w:t>
      </w:r>
      <w:r w:rsidR="17B89523">
        <w:t>x, y en z als coördinaten van het neutron</w:t>
      </w:r>
      <w:r w:rsidR="2A943551">
        <w:br/>
        <w:t xml:space="preserve">Met </w:t>
      </w:r>
      <m:oMath>
        <m:sSub>
          <m:sSubPr>
            <m:ctrlPr>
              <w:rPr>
                <w:rFonts w:ascii="Cambria Math" w:hAnsi="Cambria Math"/>
              </w:rPr>
            </m:ctrlPr>
          </m:sSubPr>
          <m:e>
            <m:r>
              <w:rPr>
                <w:rFonts w:ascii="Cambria Math" w:hAnsi="Cambria Math"/>
              </w:rPr>
              <m:t>x</m:t>
            </m:r>
          </m:e>
          <m:sub>
            <m:r>
              <w:rPr>
                <w:rFonts w:ascii="Cambria Math" w:hAnsi="Cambria Math"/>
              </w:rPr>
              <m:t>0</m:t>
            </m:r>
          </m:sub>
        </m:sSub>
      </m:oMath>
      <w:r w:rsidR="2A943551">
        <w:t xml:space="preserve">, </w:t>
      </w:r>
      <m:oMath>
        <m:sSub>
          <m:sSubPr>
            <m:ctrlPr>
              <w:rPr>
                <w:rFonts w:ascii="Cambria Math" w:hAnsi="Cambria Math"/>
              </w:rPr>
            </m:ctrlPr>
          </m:sSubPr>
          <m:e>
            <m:r>
              <w:rPr>
                <w:rFonts w:ascii="Cambria Math" w:hAnsi="Cambria Math"/>
              </w:rPr>
              <m:t>y</m:t>
            </m:r>
          </m:e>
          <m:sub>
            <m:r>
              <w:rPr>
                <w:rFonts w:ascii="Cambria Math" w:hAnsi="Cambria Math"/>
              </w:rPr>
              <m:t>0</m:t>
            </m:r>
          </m:sub>
        </m:sSub>
      </m:oMath>
      <w:r w:rsidR="592C618C">
        <w:t xml:space="preserve">, en </w:t>
      </w:r>
      <m:oMath>
        <m:sSub>
          <m:sSubPr>
            <m:ctrlPr>
              <w:rPr>
                <w:rFonts w:ascii="Cambria Math" w:hAnsi="Cambria Math"/>
              </w:rPr>
            </m:ctrlPr>
          </m:sSubPr>
          <m:e>
            <m:r>
              <w:rPr>
                <w:rFonts w:ascii="Cambria Math" w:hAnsi="Cambria Math"/>
              </w:rPr>
              <m:t>z</m:t>
            </m:r>
          </m:e>
          <m:sub>
            <m:r>
              <w:rPr>
                <w:rFonts w:ascii="Cambria Math" w:hAnsi="Cambria Math"/>
              </w:rPr>
              <m:t>0</m:t>
            </m:r>
          </m:sub>
        </m:sSub>
      </m:oMath>
      <w:r w:rsidR="2C85BC26">
        <w:t xml:space="preserve"> als coördinaten van de oorspronkelijke positie van het neutron</w:t>
      </w:r>
      <w:r w:rsidR="2A943551">
        <w:br/>
      </w:r>
      <w:r w:rsidR="7749DCF0">
        <w:t xml:space="preserve">Met </w:t>
      </w:r>
      <m:oMath>
        <m:sSub>
          <m:sSubPr>
            <m:ctrlPr>
              <w:rPr>
                <w:rFonts w:ascii="Cambria Math" w:hAnsi="Cambria Math"/>
              </w:rPr>
            </m:ctrlPr>
          </m:sSubPr>
          <m:e>
            <m:r>
              <w:rPr>
                <w:rFonts w:ascii="Cambria Math" w:hAnsi="Cambria Math"/>
              </w:rPr>
              <m:t>x</m:t>
            </m:r>
          </m:e>
          <m:sub>
            <m:r>
              <w:rPr>
                <w:rFonts w:ascii="Cambria Math" w:hAnsi="Cambria Math"/>
              </w:rPr>
              <m:t>doel</m:t>
            </m:r>
          </m:sub>
        </m:sSub>
      </m:oMath>
      <w:r w:rsidR="5C164C34">
        <w:t xml:space="preserve">, </w:t>
      </w:r>
      <m:oMath>
        <m:sSub>
          <m:sSubPr>
            <m:ctrlPr>
              <w:rPr>
                <w:rFonts w:ascii="Cambria Math" w:hAnsi="Cambria Math"/>
              </w:rPr>
            </m:ctrlPr>
          </m:sSubPr>
          <m:e>
            <m:r>
              <w:rPr>
                <w:rFonts w:ascii="Cambria Math" w:hAnsi="Cambria Math"/>
              </w:rPr>
              <m:t>y</m:t>
            </m:r>
          </m:e>
          <m:sub>
            <m:r>
              <w:rPr>
                <w:rFonts w:ascii="Cambria Math" w:hAnsi="Cambria Math"/>
              </w:rPr>
              <m:t>doel</m:t>
            </m:r>
          </m:sub>
        </m:sSub>
      </m:oMath>
      <w:r w:rsidR="2B2F5224">
        <w:t xml:space="preserve"> en </w:t>
      </w:r>
      <m:oMath>
        <m:sSub>
          <m:sSubPr>
            <m:ctrlPr>
              <w:rPr>
                <w:rFonts w:ascii="Cambria Math" w:hAnsi="Cambria Math"/>
              </w:rPr>
            </m:ctrlPr>
          </m:sSubPr>
          <m:e>
            <m:r>
              <w:rPr>
                <w:rFonts w:ascii="Cambria Math" w:hAnsi="Cambria Math"/>
              </w:rPr>
              <m:t>z</m:t>
            </m:r>
          </m:e>
          <m:sub>
            <m:r>
              <w:rPr>
                <w:rFonts w:ascii="Cambria Math" w:hAnsi="Cambria Math"/>
              </w:rPr>
              <m:t>doel</m:t>
            </m:r>
          </m:sub>
        </m:sSub>
      </m:oMath>
      <w:r w:rsidR="645FE480">
        <w:t xml:space="preserve"> als coördinaten van het doel van het neutron</w:t>
      </w:r>
      <w:r>
        <w:br/>
      </w:r>
      <w:r w:rsidR="4229A0AD">
        <w:t xml:space="preserve">Met </w:t>
      </w:r>
      <m:oMath>
        <m:r>
          <m:rPr>
            <m:sty m:val="p"/>
          </m:rPr>
          <w:rPr>
            <w:rFonts w:ascii="Cambria Math" w:hAnsi="Cambria Math"/>
          </w:rPr>
          <m:t>Δ</m:t>
        </m:r>
        <m:r>
          <w:rPr>
            <w:rFonts w:ascii="Cambria Math" w:hAnsi="Cambria Math"/>
          </w:rPr>
          <m:t>t </m:t>
        </m:r>
      </m:oMath>
      <w:r w:rsidR="2A9D77FA">
        <w:t>als verschil in tijd sinds de aanmaak van het neutron</w:t>
      </w:r>
      <w:r>
        <w:br/>
      </w:r>
    </w:p>
    <w:p w14:paraId="2DBD011C" w14:textId="541ED869" w:rsidR="30F5F831" w:rsidRDefault="67C7B7A4" w:rsidP="28D66983">
      <w:pPr>
        <w:rPr>
          <w:rFonts w:ascii="Aptos" w:eastAsia="Aptos" w:hAnsi="Aptos" w:cs="Aptos"/>
          <w:color w:val="000000" w:themeColor="text1"/>
        </w:rPr>
      </w:pPr>
      <w:r w:rsidRPr="28D66983">
        <w:rPr>
          <w:rFonts w:ascii="Aptos" w:eastAsia="Aptos" w:hAnsi="Aptos" w:cs="Aptos"/>
          <w:color w:val="000000" w:themeColor="text1"/>
        </w:rPr>
        <w:t>De lengte is hier de lengte van de vector, berekend met de stelling van Pythagoras:</w:t>
      </w:r>
    </w:p>
    <w:p w14:paraId="6924FC80" w14:textId="499F68BD" w:rsidR="30F5F831" w:rsidRDefault="30F5F831" w:rsidP="28D66983">
      <w:pPr>
        <w:rPr>
          <w:rFonts w:ascii="Aptos" w:eastAsia="Aptos" w:hAnsi="Aptos" w:cs="Aptos"/>
          <w:color w:val="000000" w:themeColor="text1"/>
        </w:rPr>
      </w:pPr>
      <m:oMathPara>
        <m:oMath>
          <m:r>
            <w:rPr>
              <w:rFonts w:ascii="Cambria Math" w:hAnsi="Cambria Math"/>
            </w:rPr>
            <m:t>Lengte=</m:t>
          </m:r>
          <m:rad>
            <m:radPr>
              <m:degHide m:val="1"/>
              <m:ctrlPr>
                <w:rPr>
                  <w:rFonts w:ascii="Cambria Math" w:hAnsi="Cambria Math"/>
                </w:rPr>
              </m:ctrlPr>
            </m:radPr>
            <m:deg/>
            <m:e>
              <m:d>
                <m:dPr>
                  <m:ctrlPr>
                    <w:rPr>
                      <w:rFonts w:ascii="Cambria Math" w:hAnsi="Cambria Math"/>
                    </w:rPr>
                  </m:ctrlPr>
                </m:dPr>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doel</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e>
                      </m:d>
                    </m:e>
                    <m:sup>
                      <m:r>
                        <w:rPr>
                          <w:rFonts w:ascii="Cambria Math" w:hAnsi="Cambria Math"/>
                        </w:rPr>
                        <m:t>2</m:t>
                      </m:r>
                    </m:sup>
                  </m:sSup>
                  <m: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doel</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0</m:t>
                              </m:r>
                            </m:sub>
                          </m:sSub>
                        </m:e>
                      </m:d>
                    </m:e>
                    <m:sup>
                      <m:r>
                        <w:rPr>
                          <w:rFonts w:ascii="Cambria Math" w:hAnsi="Cambria Math"/>
                        </w:rPr>
                        <m:t>2</m:t>
                      </m:r>
                    </m:sup>
                  </m:sSup>
                  <m: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doel</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0</m:t>
                              </m:r>
                            </m:sub>
                          </m:sSub>
                        </m:e>
                      </m:d>
                    </m:e>
                    <m:sup>
                      <m:r>
                        <w:rPr>
                          <w:rFonts w:ascii="Cambria Math" w:hAnsi="Cambria Math"/>
                        </w:rPr>
                        <m:t>2</m:t>
                      </m:r>
                    </m:sup>
                  </m:sSup>
                </m:e>
              </m:d>
            </m:e>
          </m:rad>
        </m:oMath>
      </m:oMathPara>
    </w:p>
    <w:p w14:paraId="2E902E51" w14:textId="135D3A41" w:rsidR="30F5F831" w:rsidRDefault="30F5F831" w:rsidP="28D66983">
      <w:pPr>
        <w:rPr>
          <w:rFonts w:ascii="Aptos" w:eastAsia="Aptos" w:hAnsi="Aptos" w:cs="Aptos"/>
          <w:color w:val="000000" w:themeColor="text1"/>
        </w:rPr>
      </w:pPr>
    </w:p>
    <w:p w14:paraId="68FCE0C0" w14:textId="3A00B14A" w:rsidR="30F5F831" w:rsidRDefault="67C7B7A4" w:rsidP="28D66983">
      <w:pPr>
        <w:rPr>
          <w:rFonts w:ascii="Aptos" w:eastAsia="Aptos" w:hAnsi="Aptos" w:cs="Aptos"/>
          <w:color w:val="000000" w:themeColor="text1"/>
        </w:rPr>
      </w:pPr>
      <w:r w:rsidRPr="28D66983">
        <w:rPr>
          <w:rFonts w:ascii="Aptos" w:eastAsia="Aptos" w:hAnsi="Aptos" w:cs="Aptos"/>
          <w:b/>
          <w:bCs/>
          <w:color w:val="000000" w:themeColor="text1"/>
        </w:rPr>
        <w:t>Tekst</w:t>
      </w:r>
    </w:p>
    <w:p w14:paraId="2789E455" w14:textId="0CD8BCFE" w:rsidR="30F5F831" w:rsidRDefault="67C7B7A4" w:rsidP="28D66983">
      <w:pPr>
        <w:rPr>
          <w:rFonts w:ascii="Aptos" w:eastAsia="Aptos" w:hAnsi="Aptos" w:cs="Aptos"/>
          <w:color w:val="000000" w:themeColor="text1"/>
        </w:rPr>
      </w:pPr>
      <w:r w:rsidRPr="28D66983">
        <w:rPr>
          <w:rFonts w:ascii="Aptos" w:eastAsia="Aptos" w:hAnsi="Aptos" w:cs="Aptos"/>
          <w:color w:val="000000" w:themeColor="text1"/>
        </w:rPr>
        <w:t>Naast alle objecten bevindt zich linksboven vijf regels zwarte tekst, en linksonder twee knoppen, allen ingeladen met de DirectGUI-module. De regels tekst zijn:</w:t>
      </w:r>
    </w:p>
    <w:p w14:paraId="189C6022" w14:textId="33AD4A18" w:rsidR="30F5F831" w:rsidRDefault="67C7B7A4" w:rsidP="28D66983">
      <w:pPr>
        <w:rPr>
          <w:rFonts w:ascii="Aptos" w:eastAsia="Aptos" w:hAnsi="Aptos" w:cs="Aptos"/>
          <w:color w:val="000000" w:themeColor="text1"/>
        </w:rPr>
      </w:pPr>
      <w:r w:rsidRPr="28D66983">
        <w:rPr>
          <w:rFonts w:ascii="Aptos" w:eastAsia="Aptos" w:hAnsi="Aptos" w:cs="Aptos"/>
          <w:color w:val="000000" w:themeColor="text1"/>
        </w:rPr>
        <w:t>-Aantal neutronen aangemaakt: ...</w:t>
      </w:r>
    </w:p>
    <w:p w14:paraId="3015B295" w14:textId="3C22F325" w:rsidR="30F5F831" w:rsidRDefault="67C7B7A4" w:rsidP="28D66983">
      <w:pPr>
        <w:rPr>
          <w:rFonts w:ascii="Aptos" w:eastAsia="Aptos" w:hAnsi="Aptos" w:cs="Aptos"/>
          <w:color w:val="000000" w:themeColor="text1"/>
        </w:rPr>
      </w:pPr>
      <w:r w:rsidRPr="28D66983">
        <w:rPr>
          <w:rFonts w:ascii="Aptos" w:eastAsia="Aptos" w:hAnsi="Aptos" w:cs="Aptos"/>
          <w:color w:val="000000" w:themeColor="text1"/>
        </w:rPr>
        <w:t>Geeft aan hoeveel neutronen er totaal zijn aangemaakt gedurende de reactie.</w:t>
      </w:r>
    </w:p>
    <w:p w14:paraId="658934FC" w14:textId="0E8A23F4" w:rsidR="30F5F831" w:rsidRDefault="67C7B7A4" w:rsidP="28D66983">
      <w:pPr>
        <w:rPr>
          <w:rFonts w:ascii="Aptos" w:eastAsia="Aptos" w:hAnsi="Aptos" w:cs="Aptos"/>
          <w:color w:val="000000" w:themeColor="text1"/>
        </w:rPr>
      </w:pPr>
      <w:r w:rsidRPr="28D66983">
        <w:rPr>
          <w:rFonts w:ascii="Aptos" w:eastAsia="Aptos" w:hAnsi="Aptos" w:cs="Aptos"/>
          <w:color w:val="000000" w:themeColor="text1"/>
        </w:rPr>
        <w:t>-Aantal neutronen aanwezig: ...</w:t>
      </w:r>
    </w:p>
    <w:p w14:paraId="56281EE0" w14:textId="61112C6C" w:rsidR="30F5F831" w:rsidRDefault="67C7B7A4" w:rsidP="28D66983">
      <w:pPr>
        <w:rPr>
          <w:rFonts w:ascii="Aptos" w:eastAsia="Aptos" w:hAnsi="Aptos" w:cs="Aptos"/>
          <w:color w:val="000000" w:themeColor="text1"/>
        </w:rPr>
      </w:pPr>
      <w:r w:rsidRPr="28D66983">
        <w:rPr>
          <w:rFonts w:ascii="Aptos" w:eastAsia="Aptos" w:hAnsi="Aptos" w:cs="Aptos"/>
          <w:color w:val="000000" w:themeColor="text1"/>
        </w:rPr>
        <w:t>Geeft aan hoeveel neutronen aanwezig zijn in de scène.</w:t>
      </w:r>
    </w:p>
    <w:p w14:paraId="5BA5AE48" w14:textId="6DF3775A" w:rsidR="30F5F831" w:rsidRDefault="67C7B7A4" w:rsidP="28D66983">
      <w:pPr>
        <w:rPr>
          <w:rFonts w:ascii="Aptos" w:eastAsia="Aptos" w:hAnsi="Aptos" w:cs="Aptos"/>
          <w:color w:val="000000" w:themeColor="text1"/>
        </w:rPr>
      </w:pPr>
      <w:r w:rsidRPr="28D66983">
        <w:rPr>
          <w:rFonts w:ascii="Aptos" w:eastAsia="Aptos" w:hAnsi="Aptos" w:cs="Aptos"/>
          <w:color w:val="000000" w:themeColor="text1"/>
        </w:rPr>
        <w:t>-K = ...</w:t>
      </w:r>
    </w:p>
    <w:p w14:paraId="317A0A07" w14:textId="45A768CD" w:rsidR="30F5F831" w:rsidRDefault="67C7B7A4" w:rsidP="28D66983">
      <w:pPr>
        <w:rPr>
          <w:rFonts w:ascii="Aptos" w:eastAsia="Aptos" w:hAnsi="Aptos" w:cs="Aptos"/>
          <w:color w:val="000000" w:themeColor="text1"/>
        </w:rPr>
      </w:pPr>
      <w:r w:rsidRPr="28D66983">
        <w:rPr>
          <w:rFonts w:ascii="Aptos" w:eastAsia="Aptos" w:hAnsi="Aptos" w:cs="Aptos"/>
          <w:color w:val="000000" w:themeColor="text1"/>
        </w:rPr>
        <w:t>K is een waarde waaraan te zien is hoe de reactie verloopt. Wordt berekend met:</w:t>
      </w:r>
    </w:p>
    <w:p w14:paraId="30CE4857" w14:textId="4BD4625A" w:rsidR="30F5F831" w:rsidRDefault="0024021D" w:rsidP="6D9EC1EF">
      <w:pPr>
        <w:jc w:val="center"/>
      </w:pPr>
      <m:oMathPara>
        <m:oMath>
          <m:r>
            <w:rPr>
              <w:rFonts w:ascii="Cambria Math" w:hAnsi="Cambria Math"/>
            </w:rPr>
            <m:t>K=</m:t>
          </m:r>
          <m:f>
            <m:fPr>
              <m:ctrlPr>
                <w:rPr>
                  <w:rFonts w:ascii="Cambria Math" w:hAnsi="Cambria Math"/>
                </w:rPr>
              </m:ctrlPr>
            </m:fPr>
            <m:num>
              <m:r>
                <w:rPr>
                  <w:rFonts w:ascii="Cambria Math" w:hAnsi="Cambria Math"/>
                </w:rPr>
                <m:t>Aantal neutronen ontstaan in de laatste drie sec+1</m:t>
              </m:r>
            </m:num>
            <m:den>
              <m:r>
                <w:rPr>
                  <w:rFonts w:ascii="Cambria Math" w:hAnsi="Cambria Math"/>
                </w:rPr>
                <m:t>Aantal neutronen verdwenen in de laatste drie sec</m:t>
              </m:r>
            </m:den>
          </m:f>
        </m:oMath>
      </m:oMathPara>
    </w:p>
    <w:p w14:paraId="4215B458" w14:textId="4DBC9972" w:rsidR="30F5F831" w:rsidRDefault="67C7B7A4" w:rsidP="28D66983">
      <w:pPr>
        <w:rPr>
          <w:rFonts w:ascii="Aptos" w:eastAsia="Aptos" w:hAnsi="Aptos" w:cs="Aptos"/>
          <w:color w:val="000000" w:themeColor="text1"/>
        </w:rPr>
      </w:pPr>
      <w:r w:rsidRPr="28D66983">
        <w:rPr>
          <w:rFonts w:ascii="Aptos" w:eastAsia="Aptos" w:hAnsi="Aptos" w:cs="Aptos"/>
          <w:color w:val="000000" w:themeColor="text1"/>
        </w:rPr>
        <w:t>(Als er geen neutronen zijn verdwenen, wordt K gelijkgesteld aan 0).</w:t>
      </w:r>
    </w:p>
    <w:p w14:paraId="10686B02" w14:textId="5968D5A9" w:rsidR="30F5F831" w:rsidRDefault="67C7B7A4" w:rsidP="28D66983">
      <w:pPr>
        <w:rPr>
          <w:rFonts w:ascii="Aptos" w:eastAsia="Aptos" w:hAnsi="Aptos" w:cs="Aptos"/>
          <w:color w:val="000000" w:themeColor="text1"/>
        </w:rPr>
      </w:pPr>
      <w:r w:rsidRPr="28D66983">
        <w:rPr>
          <w:rFonts w:ascii="Aptos" w:eastAsia="Aptos" w:hAnsi="Aptos" w:cs="Aptos"/>
          <w:color w:val="000000" w:themeColor="text1"/>
        </w:rPr>
        <w:t>-Tijdstap ...</w:t>
      </w:r>
    </w:p>
    <w:p w14:paraId="6AE41639" w14:textId="6D54E094" w:rsidR="30F5F831" w:rsidRDefault="67C7B7A4" w:rsidP="28D66983">
      <w:pPr>
        <w:rPr>
          <w:rFonts w:ascii="Aptos" w:eastAsia="Aptos" w:hAnsi="Aptos" w:cs="Aptos"/>
          <w:color w:val="000000" w:themeColor="text1"/>
        </w:rPr>
      </w:pPr>
      <w:r w:rsidRPr="28D66983">
        <w:rPr>
          <w:rFonts w:ascii="Aptos" w:eastAsia="Aptos" w:hAnsi="Aptos" w:cs="Aptos"/>
          <w:color w:val="000000" w:themeColor="text1"/>
        </w:rPr>
        <w:t>Geeft aan hoeveel tijdstappen er zijn verstreken sinds het model is opgestart. Elke tijdstap duurt vijf seconden. Aan het begin van iedere tijdstap wordt het aantal U-</w:t>
      </w:r>
      <w:r w:rsidR="2BDACA15" w:rsidRPr="26790761">
        <w:rPr>
          <w:rFonts w:ascii="Aptos" w:eastAsia="Aptos" w:hAnsi="Aptos" w:cs="Aptos"/>
          <w:color w:val="000000" w:themeColor="text1"/>
        </w:rPr>
        <w:t xml:space="preserve">235 </w:t>
      </w:r>
      <w:r w:rsidRPr="28D66983">
        <w:rPr>
          <w:rFonts w:ascii="Aptos" w:eastAsia="Aptos" w:hAnsi="Aptos" w:cs="Aptos"/>
          <w:color w:val="000000" w:themeColor="text1"/>
        </w:rPr>
        <w:t>kernen teruggebracht naar zeven en gecontroleerd of de reactie nog loopt.</w:t>
      </w:r>
    </w:p>
    <w:p w14:paraId="657D9A44" w14:textId="67C2852B" w:rsidR="30F5F831" w:rsidRDefault="67C7B7A4" w:rsidP="28D66983">
      <w:pPr>
        <w:rPr>
          <w:rFonts w:ascii="Aptos" w:eastAsia="Aptos" w:hAnsi="Aptos" w:cs="Aptos"/>
          <w:color w:val="000000" w:themeColor="text1"/>
        </w:rPr>
      </w:pPr>
      <w:r w:rsidRPr="28D66983">
        <w:rPr>
          <w:rFonts w:ascii="Aptos" w:eastAsia="Aptos" w:hAnsi="Aptos" w:cs="Aptos"/>
          <w:color w:val="000000" w:themeColor="text1"/>
        </w:rPr>
        <w:t>-De reactie is gestopt/superkritisch/kritisch/subkritisch.</w:t>
      </w:r>
    </w:p>
    <w:p w14:paraId="2F8E682D" w14:textId="28C59395" w:rsidR="30F5F831" w:rsidRDefault="67C7B7A4" w:rsidP="28D66983">
      <w:pPr>
        <w:rPr>
          <w:rFonts w:ascii="Aptos" w:eastAsia="Aptos" w:hAnsi="Aptos" w:cs="Aptos"/>
          <w:color w:val="000000" w:themeColor="text1"/>
        </w:rPr>
      </w:pPr>
      <w:r w:rsidRPr="28D66983">
        <w:rPr>
          <w:rFonts w:ascii="Aptos" w:eastAsia="Aptos" w:hAnsi="Aptos" w:cs="Aptos"/>
          <w:color w:val="000000" w:themeColor="text1"/>
        </w:rPr>
        <w:t>Geeft aan hoe de reactie verloopt. Als er geen neutronen aanwezig zijn in de scène, is de reactie gestopt. Als K groter is dan 1, neemt het aantal neutronen toe. De reactie is dan superkritisch. Als K gelijk is aan 1, blijft het aantal neutronen hetzelfde. Als K kleiner is dan 1, neemt het aantal neutronen af. De reactie is dan subkritisch.</w:t>
      </w:r>
    </w:p>
    <w:p w14:paraId="01619CB2" w14:textId="5C854B18" w:rsidR="30F5F831" w:rsidRDefault="67C7B7A4" w:rsidP="28D66983">
      <w:pPr>
        <w:rPr>
          <w:rFonts w:ascii="Aptos" w:eastAsia="Aptos" w:hAnsi="Aptos" w:cs="Aptos"/>
          <w:color w:val="000000" w:themeColor="text1"/>
        </w:rPr>
      </w:pPr>
      <w:r w:rsidRPr="28D66983">
        <w:rPr>
          <w:rFonts w:ascii="Aptos" w:eastAsia="Aptos" w:hAnsi="Aptos" w:cs="Aptos"/>
          <w:b/>
          <w:bCs/>
          <w:color w:val="000000" w:themeColor="text1"/>
        </w:rPr>
        <w:t>Knoppen</w:t>
      </w:r>
    </w:p>
    <w:p w14:paraId="5D66ACAE" w14:textId="33187327" w:rsidR="30F5F831" w:rsidRDefault="67C7B7A4" w:rsidP="28D66983">
      <w:pPr>
        <w:rPr>
          <w:rFonts w:ascii="Aptos" w:eastAsia="Aptos" w:hAnsi="Aptos" w:cs="Aptos"/>
          <w:color w:val="000000" w:themeColor="text1"/>
        </w:rPr>
      </w:pPr>
      <w:r w:rsidRPr="28D66983">
        <w:rPr>
          <w:rFonts w:ascii="Aptos" w:eastAsia="Aptos" w:hAnsi="Aptos" w:cs="Aptos"/>
          <w:color w:val="000000" w:themeColor="text1"/>
        </w:rPr>
        <w:t>De bovenste van de twee knoppen heeft de tekst "start.” En wanneer er op hem gedrukt wordt, ondergaan vier willekeurige kernen (die geen U-</w:t>
      </w:r>
      <w:r w:rsidR="67592005" w:rsidRPr="0F0F1D5E">
        <w:rPr>
          <w:rFonts w:ascii="Aptos" w:eastAsia="Aptos" w:hAnsi="Aptos" w:cs="Aptos"/>
          <w:color w:val="000000" w:themeColor="text1"/>
        </w:rPr>
        <w:t xml:space="preserve">235 </w:t>
      </w:r>
      <w:r w:rsidRPr="28D66983">
        <w:rPr>
          <w:rFonts w:ascii="Aptos" w:eastAsia="Aptos" w:hAnsi="Aptos" w:cs="Aptos"/>
          <w:color w:val="000000" w:themeColor="text1"/>
        </w:rPr>
        <w:t>kernen zijn) kernsplijting. Met deze knop kan de reactie gestart worden. Hij kan nog steeds oneindig vaak ingedrukt worden nadat de reactie op gang is gekomen, maar omdat er maar zeven U-</w:t>
      </w:r>
      <w:r w:rsidR="12B0FBDB" w:rsidRPr="26790761">
        <w:rPr>
          <w:rFonts w:ascii="Aptos" w:eastAsia="Aptos" w:hAnsi="Aptos" w:cs="Aptos"/>
          <w:color w:val="000000" w:themeColor="text1"/>
        </w:rPr>
        <w:t xml:space="preserve">235 </w:t>
      </w:r>
      <w:r w:rsidRPr="26790761">
        <w:rPr>
          <w:rFonts w:ascii="Aptos" w:eastAsia="Aptos" w:hAnsi="Aptos" w:cs="Aptos"/>
          <w:color w:val="000000" w:themeColor="text1"/>
        </w:rPr>
        <w:t>kernen</w:t>
      </w:r>
      <w:r w:rsidRPr="28D66983">
        <w:rPr>
          <w:rFonts w:ascii="Aptos" w:eastAsia="Aptos" w:hAnsi="Aptos" w:cs="Aptos"/>
          <w:color w:val="000000" w:themeColor="text1"/>
        </w:rPr>
        <w:t xml:space="preserve"> aanwezig zijn in de scène, heeft dit meestal niet zoveel effect.</w:t>
      </w:r>
    </w:p>
    <w:p w14:paraId="753CF7FA" w14:textId="2810B816" w:rsidR="30F5F831" w:rsidRDefault="67C7B7A4" w:rsidP="28D66983">
      <w:pPr>
        <w:rPr>
          <w:rFonts w:ascii="Aptos" w:eastAsia="Aptos" w:hAnsi="Aptos" w:cs="Aptos"/>
          <w:color w:val="000000" w:themeColor="text1"/>
        </w:rPr>
      </w:pPr>
      <w:r w:rsidRPr="28D66983">
        <w:rPr>
          <w:rFonts w:ascii="Aptos" w:eastAsia="Aptos" w:hAnsi="Aptos" w:cs="Aptos"/>
          <w:color w:val="000000" w:themeColor="text1"/>
        </w:rPr>
        <w:t>De onderste knop heeft de tekst "(de)activeer absorptie.” Wanneer er op deze knop gedrukt wordt en de staven aanwezig zijn, worden deze staven verwijderd en vervangen door vijf kernen. Deze kernen gedragen zich precies als alle andere kernen. Wanneer de knop opnieuw wordt ingedrukt worden de kernen weer vervangen door de staven. Net als de startknop kan deze knop zo vaak ingedrukt worden als de gebruiker wil.</w:t>
      </w:r>
    </w:p>
    <w:p w14:paraId="6239ACE0" w14:textId="04C79D42" w:rsidR="30F5F831" w:rsidRDefault="67C7B7A4" w:rsidP="28D66983">
      <w:pPr>
        <w:rPr>
          <w:rFonts w:ascii="Aptos" w:eastAsia="Aptos" w:hAnsi="Aptos" w:cs="Aptos"/>
          <w:color w:val="000000" w:themeColor="text1"/>
        </w:rPr>
      </w:pPr>
      <w:r>
        <w:rPr>
          <w:noProof/>
        </w:rPr>
        <w:drawing>
          <wp:inline distT="0" distB="0" distL="0" distR="0" wp14:anchorId="1FC027DF" wp14:editId="7F6B01A5">
            <wp:extent cx="2200275" cy="1066800"/>
            <wp:effectExtent l="0" t="0" r="0" b="0"/>
            <wp:docPr id="1667449207" name="Picture 1667449207" descr="Afbeel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extLst>
                        <a:ext uri="{28A0092B-C50C-407E-A947-70E740481C1C}">
                          <a14:useLocalDpi xmlns:a14="http://schemas.microsoft.com/office/drawing/2010/main" val="0"/>
                        </a:ext>
                      </a:extLst>
                    </a:blip>
                    <a:stretch>
                      <a:fillRect/>
                    </a:stretch>
                  </pic:blipFill>
                  <pic:spPr>
                    <a:xfrm>
                      <a:off x="0" y="0"/>
                      <a:ext cx="2200275" cy="1066800"/>
                    </a:xfrm>
                    <a:prstGeom prst="rect">
                      <a:avLst/>
                    </a:prstGeom>
                  </pic:spPr>
                </pic:pic>
              </a:graphicData>
            </a:graphic>
          </wp:inline>
        </w:drawing>
      </w:r>
      <w:r>
        <w:rPr>
          <w:noProof/>
        </w:rPr>
        <w:drawing>
          <wp:inline distT="0" distB="0" distL="0" distR="0" wp14:anchorId="3116B271" wp14:editId="2F8B19C1">
            <wp:extent cx="3143250" cy="1066800"/>
            <wp:effectExtent l="0" t="0" r="0" b="0"/>
            <wp:docPr id="2061699340" name="Picture 2061699340" descr="Afbeel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extLst>
                        <a:ext uri="{28A0092B-C50C-407E-A947-70E740481C1C}">
                          <a14:useLocalDpi xmlns:a14="http://schemas.microsoft.com/office/drawing/2010/main" val="0"/>
                        </a:ext>
                      </a:extLst>
                    </a:blip>
                    <a:stretch>
                      <a:fillRect/>
                    </a:stretch>
                  </pic:blipFill>
                  <pic:spPr>
                    <a:xfrm>
                      <a:off x="0" y="0"/>
                      <a:ext cx="3143250" cy="1066800"/>
                    </a:xfrm>
                    <a:prstGeom prst="rect">
                      <a:avLst/>
                    </a:prstGeom>
                  </pic:spPr>
                </pic:pic>
              </a:graphicData>
            </a:graphic>
          </wp:inline>
        </w:drawing>
      </w:r>
    </w:p>
    <w:p w14:paraId="7BCD60EA" w14:textId="519DC8D8" w:rsidR="30F5F831" w:rsidRDefault="5E11E390" w:rsidP="28D66983">
      <w:r w:rsidRPr="28D66983">
        <w:rPr>
          <w:rFonts w:ascii="Aptos" w:eastAsia="Aptos" w:hAnsi="Aptos" w:cs="Aptos"/>
          <w:b/>
          <w:bCs/>
          <w:color w:val="000000" w:themeColor="text1"/>
        </w:rPr>
        <w:t>Het model</w:t>
      </w:r>
    </w:p>
    <w:p w14:paraId="3C58DE94" w14:textId="064255DA" w:rsidR="30F5F831" w:rsidRDefault="67C7B7A4" w:rsidP="28D66983">
      <w:pPr>
        <w:rPr>
          <w:rFonts w:ascii="Aptos" w:eastAsia="Aptos" w:hAnsi="Aptos" w:cs="Aptos"/>
          <w:color w:val="000000" w:themeColor="text1"/>
        </w:rPr>
      </w:pPr>
      <w:r w:rsidRPr="28D66983">
        <w:rPr>
          <w:rFonts w:ascii="Aptos" w:eastAsia="Aptos" w:hAnsi="Aptos" w:cs="Aptos"/>
          <w:color w:val="000000" w:themeColor="text1"/>
        </w:rPr>
        <w:t>Als de reactie plaatsvindt met de staven aanwezig, is het aantal neutronen meestal rond de tien, en zonder staven rond de twintig. Wanneer de gebruiker herhaaldelijk op de startknop drukt, wordt het aantal neutron na een tijdje weer gelijk aan deze waardes.</w:t>
      </w:r>
      <w:r w:rsidR="01236D24" w:rsidRPr="28D66983">
        <w:rPr>
          <w:rFonts w:ascii="Aptos" w:eastAsia="Aptos" w:hAnsi="Aptos" w:cs="Aptos"/>
          <w:color w:val="000000" w:themeColor="text1"/>
        </w:rPr>
        <w:t xml:space="preserve"> Bij de Tsjernobyl-ramp viel bijna elke factor </w:t>
      </w:r>
      <w:r w:rsidR="336BBC23" w:rsidRPr="28D66983">
        <w:rPr>
          <w:rFonts w:ascii="Aptos" w:eastAsia="Aptos" w:hAnsi="Aptos" w:cs="Aptos"/>
          <w:color w:val="000000" w:themeColor="text1"/>
        </w:rPr>
        <w:t>die neutronen buiten de reactie kon sluiten weg. Het water verdampte, de regelstaven</w:t>
      </w:r>
      <w:r w:rsidR="4F5C5AD4" w:rsidRPr="28D66983">
        <w:rPr>
          <w:rFonts w:ascii="Aptos" w:eastAsia="Aptos" w:hAnsi="Aptos" w:cs="Aptos"/>
          <w:color w:val="000000" w:themeColor="text1"/>
        </w:rPr>
        <w:t xml:space="preserve"> konden niet meer na</w:t>
      </w:r>
      <w:r w:rsidR="00845E45">
        <w:rPr>
          <w:rFonts w:ascii="Aptos" w:eastAsia="Aptos" w:hAnsi="Aptos" w:cs="Aptos"/>
          <w:color w:val="000000" w:themeColor="text1"/>
        </w:rPr>
        <w:t>a</w:t>
      </w:r>
      <w:r w:rsidR="4F5C5AD4" w:rsidRPr="28D66983">
        <w:rPr>
          <w:rFonts w:ascii="Aptos" w:eastAsia="Aptos" w:hAnsi="Aptos" w:cs="Aptos"/>
          <w:color w:val="000000" w:themeColor="text1"/>
        </w:rPr>
        <w:t xml:space="preserve">r binnen en </w:t>
      </w:r>
      <w:r w:rsidR="00845E45">
        <w:rPr>
          <w:rFonts w:ascii="Aptos" w:eastAsia="Aptos" w:hAnsi="Aptos" w:cs="Aptos"/>
          <w:color w:val="000000" w:themeColor="text1"/>
        </w:rPr>
        <w:t>alle</w:t>
      </w:r>
      <w:r w:rsidR="4F5C5AD4" w:rsidRPr="28D66983">
        <w:rPr>
          <w:rFonts w:ascii="Aptos" w:eastAsia="Aptos" w:hAnsi="Aptos" w:cs="Aptos"/>
          <w:color w:val="000000" w:themeColor="text1"/>
        </w:rPr>
        <w:t xml:space="preserve"> Xenon</w:t>
      </w:r>
      <w:r w:rsidR="00845E45">
        <w:rPr>
          <w:rFonts w:ascii="Aptos" w:eastAsia="Aptos" w:hAnsi="Aptos" w:cs="Aptos"/>
          <w:color w:val="000000" w:themeColor="text1"/>
        </w:rPr>
        <w:t>-135 kernen</w:t>
      </w:r>
      <w:r w:rsidR="4F5C5AD4" w:rsidRPr="28D66983">
        <w:rPr>
          <w:rFonts w:ascii="Aptos" w:eastAsia="Aptos" w:hAnsi="Aptos" w:cs="Aptos"/>
          <w:color w:val="000000" w:themeColor="text1"/>
        </w:rPr>
        <w:t xml:space="preserve"> wa</w:t>
      </w:r>
      <w:r w:rsidR="00845E45">
        <w:rPr>
          <w:rFonts w:ascii="Aptos" w:eastAsia="Aptos" w:hAnsi="Aptos" w:cs="Aptos"/>
          <w:color w:val="000000" w:themeColor="text1"/>
        </w:rPr>
        <w:t>ren</w:t>
      </w:r>
      <w:r w:rsidR="4F5C5AD4" w:rsidRPr="28D66983">
        <w:rPr>
          <w:rFonts w:ascii="Aptos" w:eastAsia="Aptos" w:hAnsi="Aptos" w:cs="Aptos"/>
          <w:color w:val="000000" w:themeColor="text1"/>
        </w:rPr>
        <w:t xml:space="preserve"> weggebrand. Alleen werd het vermogen bij die ramp vele malen meer verhoogd dan tweemaal. Maar uiteindelijk geeft het model wel een goed idee va</w:t>
      </w:r>
      <w:r w:rsidR="6FD4D9BE" w:rsidRPr="28D66983">
        <w:rPr>
          <w:rFonts w:ascii="Aptos" w:eastAsia="Aptos" w:hAnsi="Aptos" w:cs="Aptos"/>
          <w:color w:val="000000" w:themeColor="text1"/>
        </w:rPr>
        <w:t xml:space="preserve">n hoe een kernreactie eruit kan zien, en een </w:t>
      </w:r>
      <w:r w:rsidR="6FD4D9BE" w:rsidRPr="5A86C7F7">
        <w:rPr>
          <w:rFonts w:ascii="Aptos" w:eastAsia="Aptos" w:hAnsi="Aptos" w:cs="Aptos"/>
          <w:color w:val="000000" w:themeColor="text1"/>
        </w:rPr>
        <w:t>belan</w:t>
      </w:r>
      <w:r w:rsidR="6955D50E" w:rsidRPr="5A86C7F7">
        <w:rPr>
          <w:rFonts w:ascii="Aptos" w:eastAsia="Aptos" w:hAnsi="Aptos" w:cs="Aptos"/>
          <w:color w:val="000000" w:themeColor="text1"/>
        </w:rPr>
        <w:t>g</w:t>
      </w:r>
      <w:r w:rsidR="6FD4D9BE" w:rsidRPr="5A86C7F7">
        <w:rPr>
          <w:rFonts w:ascii="Aptos" w:eastAsia="Aptos" w:hAnsi="Aptos" w:cs="Aptos"/>
          <w:color w:val="000000" w:themeColor="text1"/>
        </w:rPr>
        <w:t>rijke</w:t>
      </w:r>
      <w:r w:rsidR="6FD4D9BE" w:rsidRPr="28D66983">
        <w:rPr>
          <w:rFonts w:ascii="Aptos" w:eastAsia="Aptos" w:hAnsi="Aptos" w:cs="Aptos"/>
          <w:color w:val="000000" w:themeColor="text1"/>
        </w:rPr>
        <w:t xml:space="preserve"> boodschap: als je de regelstaven weghaalt, loopt de reactie uit de hand.</w:t>
      </w:r>
      <w:r w:rsidRPr="28D66983">
        <w:rPr>
          <w:rFonts w:ascii="Aptos" w:eastAsia="Aptos" w:hAnsi="Aptos" w:cs="Aptos"/>
          <w:color w:val="000000" w:themeColor="text1"/>
        </w:rPr>
        <w:t xml:space="preserve"> Het model is vanbinnen van regels commentaar voorzien</w:t>
      </w:r>
      <w:r w:rsidR="7C08314D" w:rsidRPr="341864A2">
        <w:rPr>
          <w:rFonts w:ascii="Aptos" w:eastAsia="Aptos" w:hAnsi="Aptos" w:cs="Aptos"/>
          <w:color w:val="000000" w:themeColor="text1"/>
        </w:rPr>
        <w:t xml:space="preserve">, die uitleggen </w:t>
      </w:r>
      <w:r w:rsidR="7C08314D" w:rsidRPr="5C473FE5">
        <w:rPr>
          <w:rFonts w:ascii="Aptos" w:eastAsia="Aptos" w:hAnsi="Aptos" w:cs="Aptos"/>
          <w:color w:val="000000" w:themeColor="text1"/>
        </w:rPr>
        <w:t>hoe de code werkt</w:t>
      </w:r>
      <w:r w:rsidRPr="5C473FE5">
        <w:rPr>
          <w:rFonts w:ascii="Aptos" w:eastAsia="Aptos" w:hAnsi="Aptos" w:cs="Aptos"/>
          <w:color w:val="000000" w:themeColor="text1"/>
        </w:rPr>
        <w:t>.</w:t>
      </w:r>
    </w:p>
    <w:p w14:paraId="193E1427" w14:textId="5DAB5E5F" w:rsidR="30F5F831" w:rsidRDefault="4A41446B" w:rsidP="28D66983">
      <w:pPr>
        <w:rPr>
          <w:rFonts w:ascii="Aptos" w:eastAsia="Aptos" w:hAnsi="Aptos" w:cs="Aptos"/>
          <w:color w:val="000000" w:themeColor="text1"/>
        </w:rPr>
      </w:pPr>
      <w:r w:rsidRPr="28D66983">
        <w:rPr>
          <w:rFonts w:ascii="Aptos" w:eastAsia="Aptos" w:hAnsi="Aptos" w:cs="Aptos"/>
          <w:color w:val="000000" w:themeColor="text1"/>
        </w:rPr>
        <w:t>Bij het model hoort een map, "my-models" geheten. In deze map bevinden zich de .egg-bestanden</w:t>
      </w:r>
      <w:r w:rsidR="25CA0B56" w:rsidRPr="28D66983">
        <w:rPr>
          <w:rFonts w:ascii="Aptos" w:eastAsia="Aptos" w:hAnsi="Aptos" w:cs="Aptos"/>
          <w:color w:val="000000" w:themeColor="text1"/>
        </w:rPr>
        <w:t xml:space="preserve"> voor de kernen, staven en neutronen. </w:t>
      </w:r>
      <w:r w:rsidR="1EDA3FC1" w:rsidRPr="3DDCCCB9">
        <w:rPr>
          <w:rFonts w:ascii="Aptos" w:eastAsia="Aptos" w:hAnsi="Aptos" w:cs="Aptos"/>
          <w:color w:val="000000" w:themeColor="text1"/>
        </w:rPr>
        <w:t>D</w:t>
      </w:r>
      <w:r w:rsidR="3C28214D" w:rsidRPr="3DDCCCB9">
        <w:rPr>
          <w:rFonts w:ascii="Aptos" w:eastAsia="Aptos" w:hAnsi="Aptos" w:cs="Aptos"/>
          <w:color w:val="000000" w:themeColor="text1"/>
        </w:rPr>
        <w:t>eze</w:t>
      </w:r>
      <w:r w:rsidR="3C28214D" w:rsidRPr="28D66983">
        <w:rPr>
          <w:rFonts w:ascii="Aptos" w:eastAsia="Aptos" w:hAnsi="Aptos" w:cs="Aptos"/>
          <w:color w:val="000000" w:themeColor="text1"/>
        </w:rPr>
        <w:t xml:space="preserve"> bestanden</w:t>
      </w:r>
      <w:r w:rsidR="3F3F34F7" w:rsidRPr="28D66983">
        <w:rPr>
          <w:rFonts w:ascii="Aptos" w:eastAsia="Aptos" w:hAnsi="Aptos" w:cs="Aptos"/>
          <w:color w:val="000000" w:themeColor="text1"/>
        </w:rPr>
        <w:t xml:space="preserve"> </w:t>
      </w:r>
      <w:r w:rsidR="11503553" w:rsidRPr="7F0E6D01">
        <w:rPr>
          <w:rFonts w:ascii="Aptos" w:eastAsia="Aptos" w:hAnsi="Aptos" w:cs="Aptos"/>
          <w:color w:val="000000" w:themeColor="text1"/>
        </w:rPr>
        <w:t xml:space="preserve">zijn </w:t>
      </w:r>
      <w:r w:rsidR="3F3F34F7" w:rsidRPr="7F0E6D01">
        <w:rPr>
          <w:rFonts w:ascii="Aptos" w:eastAsia="Aptos" w:hAnsi="Aptos" w:cs="Aptos"/>
          <w:color w:val="000000" w:themeColor="text1"/>
        </w:rPr>
        <w:t>ge</w:t>
      </w:r>
      <w:r w:rsidR="5FDAF340" w:rsidRPr="7F0E6D01">
        <w:rPr>
          <w:rFonts w:ascii="Aptos" w:eastAsia="Aptos" w:hAnsi="Aptos" w:cs="Aptos"/>
          <w:color w:val="000000" w:themeColor="text1"/>
        </w:rPr>
        <w:t>maakt</w:t>
      </w:r>
      <w:r w:rsidR="3F3F34F7" w:rsidRPr="28D66983">
        <w:rPr>
          <w:rFonts w:ascii="Aptos" w:eastAsia="Aptos" w:hAnsi="Aptos" w:cs="Aptos"/>
          <w:color w:val="000000" w:themeColor="text1"/>
        </w:rPr>
        <w:t xml:space="preserve"> door een oudere versie van blender</w:t>
      </w:r>
      <w:r w:rsidR="3F3F34F7" w:rsidRPr="7F0E6D01">
        <w:rPr>
          <w:rFonts w:ascii="Aptos" w:eastAsia="Aptos" w:hAnsi="Aptos" w:cs="Aptos"/>
          <w:color w:val="000000" w:themeColor="text1"/>
        </w:rPr>
        <w:t xml:space="preserve">. </w:t>
      </w:r>
      <w:r w:rsidR="734826A2" w:rsidRPr="019337C4">
        <w:rPr>
          <w:rFonts w:ascii="Aptos" w:eastAsia="Aptos" w:hAnsi="Aptos" w:cs="Aptos"/>
          <w:color w:val="000000" w:themeColor="text1"/>
        </w:rPr>
        <w:t xml:space="preserve"> </w:t>
      </w:r>
      <w:r w:rsidR="3F3F34F7" w:rsidRPr="019337C4">
        <w:rPr>
          <w:rFonts w:ascii="Aptos" w:eastAsia="Aptos" w:hAnsi="Aptos" w:cs="Aptos"/>
          <w:color w:val="000000" w:themeColor="text1"/>
        </w:rPr>
        <w:t>Hier</w:t>
      </w:r>
      <w:r w:rsidR="3F3F34F7" w:rsidRPr="28D66983">
        <w:rPr>
          <w:rFonts w:ascii="Aptos" w:eastAsia="Aptos" w:hAnsi="Aptos" w:cs="Aptos"/>
          <w:color w:val="000000" w:themeColor="text1"/>
        </w:rPr>
        <w:t xml:space="preserve"> </w:t>
      </w:r>
      <w:r w:rsidR="0DDCED3D" w:rsidRPr="5719B74B">
        <w:rPr>
          <w:rFonts w:ascii="Aptos" w:eastAsia="Aptos" w:hAnsi="Aptos" w:cs="Aptos"/>
          <w:color w:val="000000" w:themeColor="text1"/>
        </w:rPr>
        <w:t>zijn</w:t>
      </w:r>
      <w:r w:rsidR="3F3F34F7" w:rsidRPr="28D66983">
        <w:rPr>
          <w:rFonts w:ascii="Aptos" w:eastAsia="Aptos" w:hAnsi="Aptos" w:cs="Aptos"/>
          <w:color w:val="000000" w:themeColor="text1"/>
        </w:rPr>
        <w:t xml:space="preserve"> standaard vormen geladen en met een speciale modi</w:t>
      </w:r>
      <w:r w:rsidR="06404174" w:rsidRPr="28D66983">
        <w:rPr>
          <w:rFonts w:ascii="Aptos" w:eastAsia="Aptos" w:hAnsi="Aptos" w:cs="Aptos"/>
          <w:color w:val="000000" w:themeColor="text1"/>
        </w:rPr>
        <w:t>ficatie opgeslagen als .egg-bestand.</w:t>
      </w:r>
      <w:r w:rsidR="0F74AFD7" w:rsidRPr="019337C4">
        <w:rPr>
          <w:rFonts w:ascii="Aptos" w:eastAsia="Aptos" w:hAnsi="Aptos" w:cs="Aptos"/>
          <w:color w:val="000000" w:themeColor="text1"/>
        </w:rPr>
        <w:t xml:space="preserve"> Deze modificatie bestond </w:t>
      </w:r>
      <w:r w:rsidR="0F74AFD7" w:rsidRPr="6F8D7B99">
        <w:rPr>
          <w:rFonts w:ascii="Aptos" w:eastAsia="Aptos" w:hAnsi="Aptos" w:cs="Aptos"/>
          <w:color w:val="000000" w:themeColor="text1"/>
        </w:rPr>
        <w:t xml:space="preserve">alleen voor deze oude versie van </w:t>
      </w:r>
      <w:r w:rsidR="0F74AFD7" w:rsidRPr="09D36845">
        <w:rPr>
          <w:rFonts w:ascii="Aptos" w:eastAsia="Aptos" w:hAnsi="Aptos" w:cs="Aptos"/>
          <w:color w:val="000000" w:themeColor="text1"/>
        </w:rPr>
        <w:t>blender.</w:t>
      </w:r>
    </w:p>
    <w:p w14:paraId="051E534A" w14:textId="43F44420" w:rsidR="30F5F831" w:rsidRDefault="30F5F831" w:rsidP="28D66983">
      <w:r>
        <w:br w:type="page"/>
      </w:r>
    </w:p>
    <w:p w14:paraId="191F8F7D" w14:textId="7E7569FC" w:rsidR="30F5F831" w:rsidRDefault="4F983934" w:rsidP="28D66983">
      <w:pPr>
        <w:pStyle w:val="Heading1"/>
      </w:pPr>
      <w:bookmarkStart w:id="24" w:name="_Toc217078631"/>
      <w:r>
        <w:t>H</w:t>
      </w:r>
      <w:r w:rsidR="7A299A07">
        <w:t>oe zelf te gebruiken?</w:t>
      </w:r>
      <w:bookmarkEnd w:id="24"/>
    </w:p>
    <w:p w14:paraId="5B96B602" w14:textId="36B17F4A" w:rsidR="30F5F831" w:rsidRDefault="4F983934" w:rsidP="69645A0A">
      <w:r>
        <w:t>Onze modellen maken gebruik van python. De gebruiker zal dus ee</w:t>
      </w:r>
      <w:r w:rsidR="3D6A9A88">
        <w:t>rst de allernieuwste versie van python moeten installeren. Dit kan op de website van python, python.org.</w:t>
      </w:r>
      <w:r w:rsidR="7E84EFE3">
        <w:t xml:space="preserve"> Om</w:t>
      </w:r>
      <w:r w:rsidR="3D6A9A88">
        <w:t xml:space="preserve"> </w:t>
      </w:r>
      <w:r w:rsidR="7E84EFE3">
        <w:t xml:space="preserve">de code ook van binnen te bekijken moet je het openen in een editor. Zelf gebruiken wij Visual studio code, maar je kan python bestanden ook openen in online services, zoals colab.google.com. </w:t>
      </w:r>
      <w:r w:rsidR="3D6A9A88">
        <w:t>Verder ma</w:t>
      </w:r>
      <w:r w:rsidR="653ACA67">
        <w:t>ken de modellen</w:t>
      </w:r>
      <w:r w:rsidR="3D6A9A88">
        <w:t xml:space="preserve"> gebruik van </w:t>
      </w:r>
      <w:r w:rsidR="3AF339D6">
        <w:t>een heleboel modules.</w:t>
      </w:r>
      <w:r w:rsidR="0A33F15B">
        <w:t xml:space="preserve"> Voor het simulerend model:</w:t>
      </w:r>
    </w:p>
    <w:p w14:paraId="571B0EA2" w14:textId="3A763C75" w:rsidR="30F5F831" w:rsidRDefault="0A33F15B" w:rsidP="69645A0A">
      <w:r>
        <w:t>-time, random, math, en matplotlib.pyplot</w:t>
      </w:r>
    </w:p>
    <w:p w14:paraId="57F93E03" w14:textId="1EFDEAB6" w:rsidR="30F5F831" w:rsidRDefault="0A33F15B" w:rsidP="69645A0A">
      <w:r>
        <w:t>Voor het visualiserend model:</w:t>
      </w:r>
    </w:p>
    <w:p w14:paraId="48A47E80" w14:textId="29963538" w:rsidR="30F5F831" w:rsidRPr="007060D0" w:rsidRDefault="665FD025" w:rsidP="69645A0A">
      <w:pPr>
        <w:rPr>
          <w:lang w:val="en-US"/>
        </w:rPr>
      </w:pPr>
      <w:r w:rsidRPr="007060D0">
        <w:rPr>
          <w:lang w:val="en-US"/>
        </w:rPr>
        <w:t>-time, random, math, os, Showbase, Task, Ambientlight, Directionallight, Vec3, TextNode, Fi</w:t>
      </w:r>
      <w:r w:rsidR="4AF8D40B" w:rsidRPr="007060D0">
        <w:rPr>
          <w:lang w:val="en-US"/>
        </w:rPr>
        <w:t>lename, getModelPath en Onscreentext</w:t>
      </w:r>
    </w:p>
    <w:p w14:paraId="21684DD4" w14:textId="63B0317F" w:rsidR="30F5F831" w:rsidRDefault="272484EB" w:rsidP="69645A0A">
      <w:r>
        <w:t xml:space="preserve">Veel van </w:t>
      </w:r>
      <w:r w:rsidR="4AF8D40B">
        <w:t>deze modules moeten van tevoren geïnstalleerd</w:t>
      </w:r>
      <w:r w:rsidR="2B55A7A5">
        <w:t xml:space="preserve"> zijn</w:t>
      </w:r>
      <w:r w:rsidR="4AF8D40B">
        <w:t>.</w:t>
      </w:r>
    </w:p>
    <w:p w14:paraId="10CA47E1" w14:textId="32BCFBB8" w:rsidR="30F5F831" w:rsidRDefault="4B79ADAC" w:rsidP="69645A0A">
      <w:r>
        <w:t xml:space="preserve">BELANRIJK: </w:t>
      </w:r>
      <w:r w:rsidR="6C5210A5">
        <w:t>H</w:t>
      </w:r>
      <w:r w:rsidR="41996AEB">
        <w:t xml:space="preserve">et visualiserend model </w:t>
      </w:r>
      <w:r w:rsidR="0AC908A2">
        <w:t>en</w:t>
      </w:r>
      <w:r w:rsidR="41996AEB">
        <w:t xml:space="preserve"> de map "my-models" met de code voor de .egg-bestanden </w:t>
      </w:r>
      <w:r w:rsidR="5E6BA45C">
        <w:t xml:space="preserve">moeten </w:t>
      </w:r>
      <w:r w:rsidR="41996AEB">
        <w:t>zich in dezelfde locatie</w:t>
      </w:r>
      <w:r w:rsidR="4B24C09D">
        <w:t xml:space="preserve"> (oftewel "root”)</w:t>
      </w:r>
      <w:r w:rsidR="41996AEB">
        <w:t xml:space="preserve"> bevinden</w:t>
      </w:r>
      <w:r w:rsidR="2ED53763">
        <w:t xml:space="preserve"> als het visualiserend model geladen wordt. Bijvoorbeeld:</w:t>
      </w:r>
    </w:p>
    <w:p w14:paraId="76E871B3" w14:textId="1656CF25" w:rsidR="30F5F831" w:rsidRDefault="40F9E349" w:rsidP="28D66983">
      <w:r>
        <w:rPr>
          <w:noProof/>
        </w:rPr>
        <w:drawing>
          <wp:inline distT="0" distB="0" distL="0" distR="0" wp14:anchorId="3DB34F4B" wp14:editId="6217CAB6">
            <wp:extent cx="5724524" cy="1962150"/>
            <wp:effectExtent l="0" t="0" r="0" b="0"/>
            <wp:docPr id="1912957195" name="Picture 1912957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extLst>
                        <a:ext uri="{28A0092B-C50C-407E-A947-70E740481C1C}">
                          <a14:useLocalDpi xmlns:a14="http://schemas.microsoft.com/office/drawing/2010/main" val="0"/>
                        </a:ext>
                      </a:extLst>
                    </a:blip>
                    <a:stretch>
                      <a:fillRect/>
                    </a:stretch>
                  </pic:blipFill>
                  <pic:spPr>
                    <a:xfrm>
                      <a:off x="0" y="0"/>
                      <a:ext cx="5724524" cy="1962150"/>
                    </a:xfrm>
                    <a:prstGeom prst="rect">
                      <a:avLst/>
                    </a:prstGeom>
                  </pic:spPr>
                </pic:pic>
              </a:graphicData>
            </a:graphic>
          </wp:inline>
        </w:drawing>
      </w:r>
      <w:r>
        <w:t>De map moet ook precies "my-models" heten en een map zijn (dus geen losse bestanden).</w:t>
      </w:r>
      <w:r w:rsidR="2446AED2">
        <w:t xml:space="preserve"> De naam voor het visualiserend model maakt niet uit.</w:t>
      </w:r>
    </w:p>
    <w:p w14:paraId="2FB7716E" w14:textId="0C58147D" w:rsidR="30F5F831" w:rsidRDefault="44E957A2" w:rsidP="28D66983">
      <w:pPr>
        <w:spacing w:before="240" w:after="240"/>
      </w:pPr>
      <w:r w:rsidRPr="61077156">
        <w:rPr>
          <w:rFonts w:ascii="Aptos" w:eastAsia="Aptos" w:hAnsi="Aptos" w:cs="Aptos"/>
        </w:rPr>
        <w:t>Zie ook de bijlage bij de sharepoint met een uitleg.</w:t>
      </w:r>
    </w:p>
    <w:p w14:paraId="685CAAC8" w14:textId="5D61A59F" w:rsidR="30F5F831" w:rsidRDefault="7EC94535" w:rsidP="28D66983">
      <w:pPr>
        <w:pStyle w:val="Heading1"/>
        <w:rPr>
          <w:rFonts w:ascii="Aptos" w:eastAsia="Aptos" w:hAnsi="Aptos" w:cs="Aptos"/>
          <w:sz w:val="24"/>
          <w:szCs w:val="24"/>
        </w:rPr>
      </w:pPr>
      <w:bookmarkStart w:id="25" w:name="_Toc217078632"/>
      <w:r w:rsidRPr="28D66983">
        <w:t>SharePoint</w:t>
      </w:r>
      <w:bookmarkEnd w:id="25"/>
    </w:p>
    <w:p w14:paraId="23AB70BA" w14:textId="27DB6891" w:rsidR="30F5F831" w:rsidRDefault="6D29FDA2" w:rsidP="28D66983">
      <w:r w:rsidRPr="28D66983">
        <w:t>Hier vindt u de link naar de sharepoint met alle bestanden die nodig zijn voor het bezichtigen van onze projecten. D</w:t>
      </w:r>
      <w:r w:rsidR="0F785667" w:rsidRPr="28D66983">
        <w:t>e</w:t>
      </w:r>
      <w:r w:rsidRPr="28D66983">
        <w:t>ze staan onder het kopje "documenten.” Als deze link niet wer</w:t>
      </w:r>
      <w:r w:rsidR="6F0A8D5B" w:rsidRPr="28D66983">
        <w:t>kt, laat het ons weten.</w:t>
      </w:r>
    </w:p>
    <w:p w14:paraId="7ECD8B34" w14:textId="277276C0" w:rsidR="30F5F831" w:rsidRDefault="136F62E5" w:rsidP="28D66983">
      <w:r w:rsidRPr="28D66983">
        <w:t>Https://gymnasiumleiden.sharepoint.com/sites/codedescatastrofesharepoint/gedeelde%20documenten/forms/allitems.aspx</w:t>
      </w:r>
    </w:p>
    <w:p w14:paraId="621A027C" w14:textId="7830B0D6" w:rsidR="30F5F831" w:rsidRDefault="30F5F831" w:rsidP="28D66983">
      <w:r>
        <w:br w:type="page"/>
      </w:r>
    </w:p>
    <w:p w14:paraId="31C1CB2C" w14:textId="5944276B" w:rsidR="30F5F831" w:rsidRDefault="30F5F831" w:rsidP="28D66983">
      <w:pPr>
        <w:spacing w:before="240" w:after="240"/>
        <w:rPr>
          <w:rFonts w:ascii="Aptos" w:eastAsia="Aptos" w:hAnsi="Aptos" w:cs="Aptos"/>
        </w:rPr>
      </w:pPr>
    </w:p>
    <w:p w14:paraId="3F454857" w14:textId="4BC3F2BE" w:rsidR="30F5F831" w:rsidRDefault="091D4065" w:rsidP="28D66983">
      <w:pPr>
        <w:pStyle w:val="Heading1"/>
      </w:pPr>
      <w:bookmarkStart w:id="26" w:name="_Toc217078633"/>
      <w:r>
        <w:t>Conclusie</w:t>
      </w:r>
      <w:bookmarkEnd w:id="26"/>
    </w:p>
    <w:p w14:paraId="3334E9D7" w14:textId="1A3411B8" w:rsidR="30F5F831" w:rsidRDefault="30F5F831" w:rsidP="28D66983">
      <w:r>
        <w:t xml:space="preserve">Wij wilden </w:t>
      </w:r>
      <w:r w:rsidR="06A10380">
        <w:t>oor</w:t>
      </w:r>
      <w:r w:rsidR="10195DDA">
        <w:t>s</w:t>
      </w:r>
      <w:r w:rsidR="06A10380">
        <w:t>p</w:t>
      </w:r>
      <w:r w:rsidR="7667CC33">
        <w:t>r</w:t>
      </w:r>
      <w:r w:rsidR="06A10380">
        <w:t xml:space="preserve">onkelijk twee modellen maken. </w:t>
      </w:r>
      <w:r w:rsidR="1A215F70">
        <w:t>E</w:t>
      </w:r>
      <w:r w:rsidR="06A10380">
        <w:t>én die een visualisatie van de reactor maakt en één die de radioactieve wolk boven Europa zou simuleren. Over het tweede wa</w:t>
      </w:r>
      <w:r w:rsidR="7110C862">
        <w:t xml:space="preserve">s al twijfeling of het haalbaar was, en we hebben ons gerealiseerd dat het van het andere model af zou gaan, als we met dit plan door zouden willen gaan. </w:t>
      </w:r>
      <w:r w:rsidR="0E0B1334">
        <w:t>Het was te moeilijk voor beginnende gebruikers van Python zoals onszelf.</w:t>
      </w:r>
    </w:p>
    <w:p w14:paraId="15B48AD6" w14:textId="61A52151" w:rsidR="30F5F831" w:rsidRDefault="0E0B1334" w:rsidP="28D66983">
      <w:r>
        <w:t>Een ander ding dat we ons hebben gerealiseerd is dat er een heleboel neu</w:t>
      </w:r>
      <w:r w:rsidR="4BD6297E">
        <w:t>t</w:t>
      </w:r>
      <w:r>
        <w:t xml:space="preserve">ronen en atoomkernen in een reactor te vinden zijn. Een model dat de </w:t>
      </w:r>
      <w:r w:rsidR="4CF0AE7F">
        <w:t xml:space="preserve">werkelijke situatie van </w:t>
      </w:r>
      <w:r w:rsidR="0F55FDED">
        <w:t>Tsj</w:t>
      </w:r>
      <w:r w:rsidR="4CF0AE7F">
        <w:t>ernobyl weer zou geven, zou de sterkste computer ter wereld nodig hebben. Eén tij</w:t>
      </w:r>
      <w:r w:rsidR="24115E15">
        <w:t xml:space="preserve">dstap kost in de eerste versie van het model bij grote getallen al </w:t>
      </w:r>
      <w:r w:rsidR="790AF049">
        <w:t>behoorlijk</w:t>
      </w:r>
      <w:r w:rsidR="24115E15">
        <w:t xml:space="preserve"> lang om te laden. Maar wij wilden alsnog onze missie van het toegankelijk ma</w:t>
      </w:r>
      <w:r w:rsidR="1AEA72DC">
        <w:t>ken van de Tsjernobyl</w:t>
      </w:r>
      <w:r w:rsidR="51DAB686">
        <w:t>-ramp volbrengen.</w:t>
      </w:r>
      <w:r w:rsidR="527F1274">
        <w:t xml:space="preserve"> Wij besloten daarom dat het best</w:t>
      </w:r>
      <w:r w:rsidR="17DC4E47">
        <w:t>e</w:t>
      </w:r>
      <w:r w:rsidR="527F1274">
        <w:t xml:space="preserve"> was om </w:t>
      </w:r>
      <w:r w:rsidR="3A8FEA40">
        <w:t>twee verschillende modellen te maken</w:t>
      </w:r>
      <w:r w:rsidR="59054400">
        <w:t>.</w:t>
      </w:r>
    </w:p>
    <w:p w14:paraId="53A5EA65" w14:textId="06F2BE25" w:rsidR="3EC16D8C" w:rsidRDefault="3EC16D8C" w:rsidP="28D66983">
      <w:r>
        <w:t>Wij geloven dat we erin geslaagd zijn om een s</w:t>
      </w:r>
      <w:r w:rsidR="2A823F85">
        <w:t xml:space="preserve">imulerend model te maken dat een realistische kernreactor nabootst en die we kunnen gebruiken om veel interessante experimenten te doen over de </w:t>
      </w:r>
      <w:r w:rsidR="367770E6">
        <w:t>werking</w:t>
      </w:r>
      <w:r w:rsidR="2A823F85">
        <w:t xml:space="preserve"> van een kernreactor. Zo kunnen we kernreactors beter leren begrijpen en </w:t>
      </w:r>
      <w:r w:rsidR="0EBFACD8">
        <w:t xml:space="preserve">op nieuwe manieren de ramp in Tsjernobyl </w:t>
      </w:r>
      <w:r w:rsidR="3940476C">
        <w:t>begrijpen</w:t>
      </w:r>
      <w:r w:rsidR="0EBFACD8">
        <w:t>.</w:t>
      </w:r>
    </w:p>
    <w:p w14:paraId="46B57913" w14:textId="085C814E" w:rsidR="0EBFACD8" w:rsidRDefault="0EBFACD8" w:rsidP="28D66983">
      <w:r>
        <w:t xml:space="preserve">Ook zijn we erin geslaagd om een visualiserend model te maken van een kernreactor. Met behulp van dit model kan </w:t>
      </w:r>
      <w:r w:rsidR="7F5F4CA9">
        <w:t>iedereen</w:t>
      </w:r>
      <w:r>
        <w:t xml:space="preserve"> </w:t>
      </w:r>
      <w:r w:rsidR="5D77A970">
        <w:t>eenvoudig</w:t>
      </w:r>
      <w:r>
        <w:t xml:space="preserve"> de werking van een reactor begrijpen</w:t>
      </w:r>
      <w:r w:rsidR="40C79B5C">
        <w:t>. Zo kunnen we mensen die op visuele manieren leren beter de werking van een reactor laten begrijpen.</w:t>
      </w:r>
    </w:p>
    <w:p w14:paraId="40BDA672" w14:textId="2B379F1E" w:rsidR="28D66983" w:rsidRDefault="28D66983" w:rsidP="28D66983"/>
    <w:p w14:paraId="770D3CF8" w14:textId="4B01E811" w:rsidR="44F861DE" w:rsidRDefault="44F861DE" w:rsidP="28D66983">
      <w:r>
        <w:t xml:space="preserve"> </w:t>
      </w:r>
    </w:p>
    <w:p w14:paraId="4F51125F" w14:textId="27622971" w:rsidR="28D66983" w:rsidRDefault="28D66983" w:rsidP="28D66983"/>
    <w:p w14:paraId="128255A6" w14:textId="3871C98E" w:rsidR="28D66983" w:rsidRDefault="28D66983" w:rsidP="28D66983"/>
    <w:p w14:paraId="386E3D9A" w14:textId="15E195B0" w:rsidR="5F234B98" w:rsidRDefault="5F234B98" w:rsidP="28D66983">
      <w:pPr>
        <w:pStyle w:val="Heading1"/>
      </w:pPr>
      <w:bookmarkStart w:id="27" w:name="_Toc217078634"/>
      <w:r>
        <w:t>LOGBOEK</w:t>
      </w:r>
      <w:bookmarkEnd w:id="27"/>
    </w:p>
    <w:tbl>
      <w:tblPr>
        <w:tblStyle w:val="TableGrid"/>
        <w:tblW w:w="0" w:type="auto"/>
        <w:tblLayout w:type="fixed"/>
        <w:tblLook w:val="06A0" w:firstRow="1" w:lastRow="0" w:firstColumn="1" w:lastColumn="0" w:noHBand="1" w:noVBand="1"/>
      </w:tblPr>
      <w:tblGrid>
        <w:gridCol w:w="1803"/>
        <w:gridCol w:w="1803"/>
        <w:gridCol w:w="1803"/>
        <w:gridCol w:w="1803"/>
        <w:gridCol w:w="1803"/>
      </w:tblGrid>
      <w:tr w:rsidR="28D66983" w14:paraId="05F39699" w14:textId="77777777" w:rsidTr="28D66983">
        <w:trPr>
          <w:trHeight w:val="300"/>
        </w:trPr>
        <w:tc>
          <w:tcPr>
            <w:tcW w:w="1803" w:type="dxa"/>
          </w:tcPr>
          <w:p w14:paraId="51B5A3EE" w14:textId="0F1A4A07" w:rsidR="16C2FDEE" w:rsidRDefault="16C2FDEE" w:rsidP="28D66983">
            <w:r>
              <w:t>Maand</w:t>
            </w:r>
          </w:p>
        </w:tc>
        <w:tc>
          <w:tcPr>
            <w:tcW w:w="1803" w:type="dxa"/>
          </w:tcPr>
          <w:p w14:paraId="6C16A13D" w14:textId="7B56FACE" w:rsidR="6776C606" w:rsidRDefault="6776C606" w:rsidP="28D66983">
            <w:r>
              <w:t>TEUN</w:t>
            </w:r>
          </w:p>
        </w:tc>
        <w:tc>
          <w:tcPr>
            <w:tcW w:w="1803" w:type="dxa"/>
          </w:tcPr>
          <w:p w14:paraId="4AFCADAD" w14:textId="07ABA373" w:rsidR="6776C606" w:rsidRDefault="6776C606" w:rsidP="28D66983">
            <w:r>
              <w:t>FIN</w:t>
            </w:r>
          </w:p>
        </w:tc>
        <w:tc>
          <w:tcPr>
            <w:tcW w:w="1803" w:type="dxa"/>
          </w:tcPr>
          <w:p w14:paraId="335E1D42" w14:textId="72068063" w:rsidR="6776C606" w:rsidRDefault="6776C606" w:rsidP="28D66983">
            <w:r>
              <w:t>ALLEBEI</w:t>
            </w:r>
          </w:p>
        </w:tc>
        <w:tc>
          <w:tcPr>
            <w:tcW w:w="1803" w:type="dxa"/>
          </w:tcPr>
          <w:p w14:paraId="4AE8E066" w14:textId="284146E8" w:rsidR="3ABCEA9A" w:rsidRDefault="3ABCEA9A" w:rsidP="28D66983">
            <w:r>
              <w:t>TIJD</w:t>
            </w:r>
          </w:p>
        </w:tc>
      </w:tr>
      <w:tr w:rsidR="28D66983" w14:paraId="18CCA8A6" w14:textId="77777777" w:rsidTr="28D66983">
        <w:trPr>
          <w:trHeight w:val="300"/>
        </w:trPr>
        <w:tc>
          <w:tcPr>
            <w:tcW w:w="1803" w:type="dxa"/>
          </w:tcPr>
          <w:p w14:paraId="122682D7" w14:textId="0E0EB585" w:rsidR="6776C606" w:rsidRDefault="6776C606" w:rsidP="28D66983">
            <w:r>
              <w:t xml:space="preserve">Voor </w:t>
            </w:r>
            <w:r w:rsidR="7966C7FF">
              <w:t>oktober</w:t>
            </w:r>
          </w:p>
        </w:tc>
        <w:tc>
          <w:tcPr>
            <w:tcW w:w="1803" w:type="dxa"/>
          </w:tcPr>
          <w:p w14:paraId="68C00560" w14:textId="45729910" w:rsidR="28D66983" w:rsidRDefault="28D66983" w:rsidP="28D66983"/>
        </w:tc>
        <w:tc>
          <w:tcPr>
            <w:tcW w:w="1803" w:type="dxa"/>
          </w:tcPr>
          <w:p w14:paraId="4C6EE56D" w14:textId="7EF5871F" w:rsidR="28D66983" w:rsidRDefault="28D66983" w:rsidP="28D66983"/>
        </w:tc>
        <w:tc>
          <w:tcPr>
            <w:tcW w:w="1803" w:type="dxa"/>
          </w:tcPr>
          <w:p w14:paraId="7BBDE8BE" w14:textId="1F99855F" w:rsidR="6776C606" w:rsidRDefault="6776C606" w:rsidP="28D66983">
            <w:r>
              <w:t>We beslisten dat we ons PWS over de Tsjernobyl-ramp en python wi</w:t>
            </w:r>
            <w:r w:rsidR="23A2D862">
              <w:t>lden doen.</w:t>
            </w:r>
          </w:p>
        </w:tc>
        <w:tc>
          <w:tcPr>
            <w:tcW w:w="1803" w:type="dxa"/>
          </w:tcPr>
          <w:p w14:paraId="0640E764" w14:textId="1713E07A" w:rsidR="6F2B30AA" w:rsidRDefault="6F2B30AA" w:rsidP="28D66983">
            <w:r>
              <w:t>Teun:</w:t>
            </w:r>
            <w:r w:rsidR="2C6F6C73">
              <w:t xml:space="preserve"> 2u</w:t>
            </w:r>
            <w:r>
              <w:br/>
            </w:r>
            <w:r w:rsidR="5440D8CD">
              <w:t>Fin:</w:t>
            </w:r>
            <w:r w:rsidR="2A1EDE60">
              <w:t xml:space="preserve"> 2u</w:t>
            </w:r>
          </w:p>
        </w:tc>
      </w:tr>
      <w:tr w:rsidR="28D66983" w14:paraId="1FAD0505" w14:textId="77777777" w:rsidTr="28D66983">
        <w:trPr>
          <w:trHeight w:val="300"/>
        </w:trPr>
        <w:tc>
          <w:tcPr>
            <w:tcW w:w="1803" w:type="dxa"/>
          </w:tcPr>
          <w:p w14:paraId="03FACEFD" w14:textId="36B30C9E" w:rsidR="0D3FFAC8" w:rsidRDefault="0D3FFAC8" w:rsidP="28D66983">
            <w:r>
              <w:t>Oktober</w:t>
            </w:r>
          </w:p>
        </w:tc>
        <w:tc>
          <w:tcPr>
            <w:tcW w:w="1803" w:type="dxa"/>
          </w:tcPr>
          <w:p w14:paraId="5FC36CB5" w14:textId="1FB74DB2" w:rsidR="7B37D838" w:rsidRDefault="7B37D838" w:rsidP="28D66983">
            <w:r>
              <w:t>Begint aan het simulerend model</w:t>
            </w:r>
            <w:r w:rsidR="2CA67357">
              <w:t>, eenvoudige 2d versie</w:t>
            </w:r>
          </w:p>
        </w:tc>
        <w:tc>
          <w:tcPr>
            <w:tcW w:w="1803" w:type="dxa"/>
          </w:tcPr>
          <w:p w14:paraId="122C3F9A" w14:textId="686B442F" w:rsidR="7B37D838" w:rsidRDefault="7B37D838" w:rsidP="28D66983">
            <w:r>
              <w:t xml:space="preserve">Begint </w:t>
            </w:r>
            <w:r w:rsidR="4A3972F1">
              <w:t>met het leren van coderen in python.</w:t>
            </w:r>
          </w:p>
        </w:tc>
        <w:tc>
          <w:tcPr>
            <w:tcW w:w="1803" w:type="dxa"/>
          </w:tcPr>
          <w:p w14:paraId="0316AB21" w14:textId="45729910" w:rsidR="28D66983" w:rsidRDefault="28D66983" w:rsidP="28D66983"/>
        </w:tc>
        <w:tc>
          <w:tcPr>
            <w:tcW w:w="1803" w:type="dxa"/>
          </w:tcPr>
          <w:p w14:paraId="4594A590" w14:textId="7D757D1C" w:rsidR="2122AE9A" w:rsidRDefault="2122AE9A" w:rsidP="28D66983">
            <w:r>
              <w:t>Teun:</w:t>
            </w:r>
            <w:r w:rsidR="7DE9C20A">
              <w:t xml:space="preserve"> </w:t>
            </w:r>
            <w:r w:rsidR="11D71EAE">
              <w:t>4</w:t>
            </w:r>
            <w:r w:rsidR="7DE9C20A">
              <w:t>u</w:t>
            </w:r>
          </w:p>
          <w:p w14:paraId="20B5B363" w14:textId="5ED2A3D5" w:rsidR="2122AE9A" w:rsidRDefault="2122AE9A" w:rsidP="28D66983">
            <w:r>
              <w:t>Fin:</w:t>
            </w:r>
            <w:r w:rsidR="5B1C01C2">
              <w:t xml:space="preserve"> </w:t>
            </w:r>
            <w:r w:rsidR="4680AC10">
              <w:t>5</w:t>
            </w:r>
            <w:r w:rsidR="5B1C01C2">
              <w:t>u</w:t>
            </w:r>
          </w:p>
        </w:tc>
      </w:tr>
      <w:tr w:rsidR="28D66983" w14:paraId="14221B27" w14:textId="77777777" w:rsidTr="28D66983">
        <w:trPr>
          <w:trHeight w:val="300"/>
        </w:trPr>
        <w:tc>
          <w:tcPr>
            <w:tcW w:w="1803" w:type="dxa"/>
          </w:tcPr>
          <w:p w14:paraId="40E1EFC7" w14:textId="4EC02115" w:rsidR="0D3FFAC8" w:rsidRDefault="0D3FFAC8" w:rsidP="28D66983">
            <w:r>
              <w:t>November</w:t>
            </w:r>
          </w:p>
        </w:tc>
        <w:tc>
          <w:tcPr>
            <w:tcW w:w="1803" w:type="dxa"/>
          </w:tcPr>
          <w:p w14:paraId="2CD95F99" w14:textId="440A1F40" w:rsidR="66CB03FA" w:rsidRDefault="66CB03FA" w:rsidP="28D66983">
            <w:r>
              <w:t>Wiskunde achter afstand punt tot lijn bestuderen</w:t>
            </w:r>
          </w:p>
        </w:tc>
        <w:tc>
          <w:tcPr>
            <w:tcW w:w="1803" w:type="dxa"/>
          </w:tcPr>
          <w:p w14:paraId="01C6AADC" w14:textId="65D03280" w:rsidR="1DA3DC4F" w:rsidRDefault="1DA3DC4F" w:rsidP="28D66983">
            <w:r>
              <w:t>Oefenen met coderen</w:t>
            </w:r>
          </w:p>
        </w:tc>
        <w:tc>
          <w:tcPr>
            <w:tcW w:w="1803" w:type="dxa"/>
          </w:tcPr>
          <w:p w14:paraId="0011DA5B" w14:textId="45729910" w:rsidR="28D66983" w:rsidRDefault="28D66983" w:rsidP="28D66983"/>
        </w:tc>
        <w:tc>
          <w:tcPr>
            <w:tcW w:w="1803" w:type="dxa"/>
          </w:tcPr>
          <w:p w14:paraId="18DB8ECC" w14:textId="4899B082" w:rsidR="43E058AD" w:rsidRDefault="43E058AD" w:rsidP="28D66983">
            <w:r>
              <w:t>Teun:</w:t>
            </w:r>
            <w:r w:rsidR="510CBAE3">
              <w:t xml:space="preserve"> </w:t>
            </w:r>
            <w:r w:rsidR="3178F443">
              <w:t>5</w:t>
            </w:r>
            <w:r w:rsidR="510CBAE3">
              <w:t>u</w:t>
            </w:r>
          </w:p>
          <w:p w14:paraId="4E65D0B0" w14:textId="49C41233" w:rsidR="43E058AD" w:rsidRDefault="43E058AD" w:rsidP="28D66983">
            <w:r>
              <w:t>Fin:</w:t>
            </w:r>
            <w:r w:rsidR="29324EB5">
              <w:t xml:space="preserve"> 5u</w:t>
            </w:r>
          </w:p>
          <w:p w14:paraId="58E3E4B2" w14:textId="30FF6DDD" w:rsidR="28D66983" w:rsidRDefault="28D66983" w:rsidP="28D66983"/>
        </w:tc>
      </w:tr>
      <w:tr w:rsidR="28D66983" w14:paraId="25F9E05D" w14:textId="77777777" w:rsidTr="28D66983">
        <w:trPr>
          <w:trHeight w:val="300"/>
        </w:trPr>
        <w:tc>
          <w:tcPr>
            <w:tcW w:w="1803" w:type="dxa"/>
          </w:tcPr>
          <w:p w14:paraId="1F4D4290" w14:textId="5584419C" w:rsidR="0D3FFAC8" w:rsidRDefault="0D3FFAC8" w:rsidP="28D66983">
            <w:r>
              <w:t>December</w:t>
            </w:r>
          </w:p>
        </w:tc>
        <w:tc>
          <w:tcPr>
            <w:tcW w:w="1803" w:type="dxa"/>
          </w:tcPr>
          <w:p w14:paraId="4158120E" w14:textId="49D33C51" w:rsidR="6561C8FA" w:rsidRDefault="6561C8FA" w:rsidP="28D66983">
            <w:r>
              <w:t>Bewijs voor afstand punt tot lijn</w:t>
            </w:r>
          </w:p>
        </w:tc>
        <w:tc>
          <w:tcPr>
            <w:tcW w:w="1803" w:type="dxa"/>
          </w:tcPr>
          <w:p w14:paraId="4996DC2F" w14:textId="0AD3A64D" w:rsidR="24A77CFE" w:rsidRDefault="24A77CFE" w:rsidP="28D66983">
            <w:r>
              <w:t>Oefenen met coderen</w:t>
            </w:r>
          </w:p>
        </w:tc>
        <w:tc>
          <w:tcPr>
            <w:tcW w:w="1803" w:type="dxa"/>
          </w:tcPr>
          <w:p w14:paraId="371E5080" w14:textId="49B7AA99" w:rsidR="74FFA4A2" w:rsidRDefault="74FFA4A2" w:rsidP="28D66983">
            <w:r>
              <w:t>3 december</w:t>
            </w:r>
            <w:r w:rsidR="5B16F2A6">
              <w:t>: PWS-middag</w:t>
            </w:r>
          </w:p>
        </w:tc>
        <w:tc>
          <w:tcPr>
            <w:tcW w:w="1803" w:type="dxa"/>
          </w:tcPr>
          <w:p w14:paraId="488C58AD" w14:textId="6A27FCAD" w:rsidR="263EEB5D" w:rsidRDefault="263EEB5D" w:rsidP="28D66983">
            <w:r>
              <w:t>Teun:</w:t>
            </w:r>
            <w:r w:rsidR="4ABDE3E4">
              <w:t>3u</w:t>
            </w:r>
          </w:p>
          <w:p w14:paraId="31CEA23B" w14:textId="366EE591" w:rsidR="263EEB5D" w:rsidRDefault="263EEB5D" w:rsidP="28D66983">
            <w:r>
              <w:t>Fin:</w:t>
            </w:r>
            <w:r w:rsidR="67348D95">
              <w:t xml:space="preserve"> </w:t>
            </w:r>
            <w:r w:rsidR="30FA5F09">
              <w:t>7</w:t>
            </w:r>
            <w:r w:rsidR="67348D95">
              <w:t>u</w:t>
            </w:r>
          </w:p>
          <w:p w14:paraId="1D7886C8" w14:textId="35DFF904" w:rsidR="28D66983" w:rsidRDefault="28D66983" w:rsidP="28D66983"/>
        </w:tc>
      </w:tr>
      <w:tr w:rsidR="28D66983" w14:paraId="61CB16A0" w14:textId="77777777" w:rsidTr="28D66983">
        <w:trPr>
          <w:trHeight w:val="300"/>
        </w:trPr>
        <w:tc>
          <w:tcPr>
            <w:tcW w:w="1803" w:type="dxa"/>
          </w:tcPr>
          <w:p w14:paraId="74B97FBD" w14:textId="74AAC9F4" w:rsidR="0D3FFAC8" w:rsidRDefault="0D3FFAC8" w:rsidP="28D66983">
            <w:r>
              <w:t>Januari</w:t>
            </w:r>
          </w:p>
        </w:tc>
        <w:tc>
          <w:tcPr>
            <w:tcW w:w="1803" w:type="dxa"/>
          </w:tcPr>
          <w:p w14:paraId="54ACEA7B" w14:textId="5A23CC7C" w:rsidR="513AF5BB" w:rsidRDefault="513AF5BB" w:rsidP="28D66983">
            <w:r>
              <w:t>Simulerend model uitbreiden tot 3 dimensies</w:t>
            </w:r>
          </w:p>
        </w:tc>
        <w:tc>
          <w:tcPr>
            <w:tcW w:w="1803" w:type="dxa"/>
          </w:tcPr>
          <w:p w14:paraId="3F63169E" w14:textId="40480F8A" w:rsidR="067358CB" w:rsidRDefault="067358CB" w:rsidP="28D66983">
            <w:r>
              <w:t>Begint aan het visualiserend model</w:t>
            </w:r>
          </w:p>
          <w:p w14:paraId="1C247579" w14:textId="3A240AAE" w:rsidR="28D66983" w:rsidRDefault="28D66983" w:rsidP="28D66983"/>
        </w:tc>
        <w:tc>
          <w:tcPr>
            <w:tcW w:w="1803" w:type="dxa"/>
          </w:tcPr>
          <w:p w14:paraId="2C8B12C8" w14:textId="00482420" w:rsidR="00BEAB77" w:rsidRDefault="00BEAB77" w:rsidP="28D66983">
            <w:r>
              <w:t>14 januari: PWS-middag</w:t>
            </w:r>
          </w:p>
        </w:tc>
        <w:tc>
          <w:tcPr>
            <w:tcW w:w="1803" w:type="dxa"/>
          </w:tcPr>
          <w:p w14:paraId="5A3B14DB" w14:textId="4DB31F4C" w:rsidR="3C7EE0CC" w:rsidRDefault="3C7EE0CC" w:rsidP="28D66983">
            <w:r>
              <w:t>Teun:</w:t>
            </w:r>
            <w:r w:rsidR="3AB0937A">
              <w:t xml:space="preserve"> 2u</w:t>
            </w:r>
          </w:p>
          <w:p w14:paraId="68AA9171" w14:textId="6B873CD3" w:rsidR="3C7EE0CC" w:rsidRDefault="3C7EE0CC" w:rsidP="28D66983">
            <w:r>
              <w:t>Fin:</w:t>
            </w:r>
            <w:r w:rsidR="35D42E04">
              <w:t xml:space="preserve"> </w:t>
            </w:r>
            <w:r w:rsidR="207E4AD3">
              <w:t>5</w:t>
            </w:r>
            <w:r w:rsidR="35D42E04">
              <w:t>u</w:t>
            </w:r>
          </w:p>
          <w:p w14:paraId="61E17FA2" w14:textId="05B90077" w:rsidR="28D66983" w:rsidRDefault="28D66983" w:rsidP="28D66983"/>
        </w:tc>
      </w:tr>
      <w:tr w:rsidR="28D66983" w14:paraId="2BC9E7E0" w14:textId="77777777" w:rsidTr="28D66983">
        <w:trPr>
          <w:trHeight w:val="300"/>
        </w:trPr>
        <w:tc>
          <w:tcPr>
            <w:tcW w:w="1803" w:type="dxa"/>
          </w:tcPr>
          <w:p w14:paraId="4FBAFC06" w14:textId="38AAE765" w:rsidR="0D3FFAC8" w:rsidRDefault="0D3FFAC8" w:rsidP="28D66983">
            <w:r>
              <w:t>Februari</w:t>
            </w:r>
          </w:p>
        </w:tc>
        <w:tc>
          <w:tcPr>
            <w:tcW w:w="1803" w:type="dxa"/>
          </w:tcPr>
          <w:p w14:paraId="47BFDAD4" w14:textId="41E75DEB" w:rsidR="55458F90" w:rsidRDefault="55458F90" w:rsidP="28D66983">
            <w:r>
              <w:t>Simulerend model opnieuw schrijven en implementeren van Xe135 kernen</w:t>
            </w:r>
          </w:p>
        </w:tc>
        <w:tc>
          <w:tcPr>
            <w:tcW w:w="1803" w:type="dxa"/>
          </w:tcPr>
          <w:p w14:paraId="2105B152" w14:textId="7089D964" w:rsidR="435303C1" w:rsidRDefault="435303C1" w:rsidP="28D66983">
            <w:r>
              <w:t>Versie Alpha van model af, begint aan versie Beta</w:t>
            </w:r>
          </w:p>
        </w:tc>
        <w:tc>
          <w:tcPr>
            <w:tcW w:w="1803" w:type="dxa"/>
          </w:tcPr>
          <w:p w14:paraId="63BC060A" w14:textId="54CDEFA8" w:rsidR="162191E6" w:rsidRDefault="162191E6" w:rsidP="28D66983">
            <w:r>
              <w:t>8 februari: PWS-middag</w:t>
            </w:r>
          </w:p>
        </w:tc>
        <w:tc>
          <w:tcPr>
            <w:tcW w:w="1803" w:type="dxa"/>
          </w:tcPr>
          <w:p w14:paraId="4B2F6394" w14:textId="57C1516B" w:rsidR="0EB1245B" w:rsidRDefault="0EB1245B" w:rsidP="28D66983">
            <w:r>
              <w:t>Teun:</w:t>
            </w:r>
            <w:r w:rsidR="7696B332">
              <w:t xml:space="preserve"> </w:t>
            </w:r>
            <w:r w:rsidR="65B20D27">
              <w:t>3</w:t>
            </w:r>
            <w:r w:rsidR="7696B332">
              <w:t>u</w:t>
            </w:r>
          </w:p>
          <w:p w14:paraId="78075BB1" w14:textId="65FDC8DD" w:rsidR="0EB1245B" w:rsidRDefault="0EB1245B" w:rsidP="28D66983">
            <w:r>
              <w:t>Fin:</w:t>
            </w:r>
            <w:r w:rsidR="64CA76CA">
              <w:t xml:space="preserve"> </w:t>
            </w:r>
            <w:r w:rsidR="0C29F82B">
              <w:t>4</w:t>
            </w:r>
            <w:r w:rsidR="64CA76CA">
              <w:t>u</w:t>
            </w:r>
          </w:p>
          <w:p w14:paraId="0DE01C9F" w14:textId="34833563" w:rsidR="28D66983" w:rsidRDefault="28D66983" w:rsidP="28D66983"/>
        </w:tc>
      </w:tr>
      <w:tr w:rsidR="28D66983" w14:paraId="0A50B381" w14:textId="77777777" w:rsidTr="28D66983">
        <w:trPr>
          <w:trHeight w:val="300"/>
        </w:trPr>
        <w:tc>
          <w:tcPr>
            <w:tcW w:w="1803" w:type="dxa"/>
          </w:tcPr>
          <w:p w14:paraId="6F689402" w14:textId="4A1AF259" w:rsidR="0D3FFAC8" w:rsidRDefault="0D3FFAC8" w:rsidP="28D66983">
            <w:r>
              <w:t>Maart</w:t>
            </w:r>
          </w:p>
        </w:tc>
        <w:tc>
          <w:tcPr>
            <w:tcW w:w="1803" w:type="dxa"/>
          </w:tcPr>
          <w:p w14:paraId="340568AD" w14:textId="60E7BA73" w:rsidR="09C5C51F" w:rsidRDefault="09C5C51F" w:rsidP="28D66983">
            <w:r>
              <w:t>Matplotlib leren gebruiken</w:t>
            </w:r>
          </w:p>
        </w:tc>
        <w:tc>
          <w:tcPr>
            <w:tcW w:w="1803" w:type="dxa"/>
          </w:tcPr>
          <w:p w14:paraId="226E51F2" w14:textId="4E2198B2" w:rsidR="0DF1D334" w:rsidRDefault="0DF1D334" w:rsidP="28D66983">
            <w:r>
              <w:t>Werken aan versie Beta</w:t>
            </w:r>
          </w:p>
        </w:tc>
        <w:tc>
          <w:tcPr>
            <w:tcW w:w="1803" w:type="dxa"/>
          </w:tcPr>
          <w:p w14:paraId="3FE91153" w14:textId="6F972F54" w:rsidR="40105CBF" w:rsidRDefault="40105CBF" w:rsidP="28D66983">
            <w:r>
              <w:t>25 maart: PWS-middag</w:t>
            </w:r>
          </w:p>
        </w:tc>
        <w:tc>
          <w:tcPr>
            <w:tcW w:w="1803" w:type="dxa"/>
          </w:tcPr>
          <w:p w14:paraId="30D58C57" w14:textId="7C7773D9" w:rsidR="04009109" w:rsidRDefault="04009109" w:rsidP="28D66983">
            <w:r>
              <w:t>Teun:</w:t>
            </w:r>
            <w:r w:rsidR="7800746A">
              <w:t xml:space="preserve"> </w:t>
            </w:r>
            <w:r w:rsidR="259FC1F5">
              <w:t>3</w:t>
            </w:r>
            <w:r w:rsidR="7800746A">
              <w:t>u</w:t>
            </w:r>
          </w:p>
          <w:p w14:paraId="7EABE720" w14:textId="0A979C70" w:rsidR="04009109" w:rsidRDefault="04009109" w:rsidP="28D66983">
            <w:r>
              <w:t>Fin:</w:t>
            </w:r>
            <w:r w:rsidR="677B3574">
              <w:t xml:space="preserve"> </w:t>
            </w:r>
            <w:r w:rsidR="680B0A83">
              <w:t>5</w:t>
            </w:r>
            <w:r w:rsidR="677B3574">
              <w:t>u</w:t>
            </w:r>
          </w:p>
          <w:p w14:paraId="7E1D94C7" w14:textId="6AD55E79" w:rsidR="28D66983" w:rsidRDefault="28D66983" w:rsidP="28D66983"/>
        </w:tc>
      </w:tr>
      <w:tr w:rsidR="28D66983" w14:paraId="16DC226F" w14:textId="77777777" w:rsidTr="28D66983">
        <w:trPr>
          <w:trHeight w:val="300"/>
        </w:trPr>
        <w:tc>
          <w:tcPr>
            <w:tcW w:w="1803" w:type="dxa"/>
          </w:tcPr>
          <w:p w14:paraId="4448D20B" w14:textId="287FFFAB" w:rsidR="0D3FFAC8" w:rsidRDefault="0D3FFAC8" w:rsidP="28D66983">
            <w:r>
              <w:t>April</w:t>
            </w:r>
          </w:p>
        </w:tc>
        <w:tc>
          <w:tcPr>
            <w:tcW w:w="1803" w:type="dxa"/>
          </w:tcPr>
          <w:p w14:paraId="7732B19A" w14:textId="556B3D5F" w:rsidR="014F3478" w:rsidRDefault="014F3478" w:rsidP="28D66983">
            <w:r>
              <w:t>Werken aan simulerend model</w:t>
            </w:r>
          </w:p>
        </w:tc>
        <w:tc>
          <w:tcPr>
            <w:tcW w:w="1803" w:type="dxa"/>
          </w:tcPr>
          <w:p w14:paraId="1174DD44" w14:textId="022A6789" w:rsidR="2A360F69" w:rsidRDefault="2A360F69" w:rsidP="28D66983">
            <w:r>
              <w:t>Werken aan versie Beta</w:t>
            </w:r>
          </w:p>
        </w:tc>
        <w:tc>
          <w:tcPr>
            <w:tcW w:w="1803" w:type="dxa"/>
          </w:tcPr>
          <w:p w14:paraId="76EED721" w14:textId="0705CEF0" w:rsidR="65D9B4E6" w:rsidRDefault="65D9B4E6" w:rsidP="28D66983">
            <w:r>
              <w:t>8 april: PWS-middag</w:t>
            </w:r>
          </w:p>
        </w:tc>
        <w:tc>
          <w:tcPr>
            <w:tcW w:w="1803" w:type="dxa"/>
          </w:tcPr>
          <w:p w14:paraId="1CD8D656" w14:textId="7F829934" w:rsidR="56F7A4AB" w:rsidRDefault="56F7A4AB" w:rsidP="28D66983">
            <w:r>
              <w:t>Teun:</w:t>
            </w:r>
            <w:r w:rsidR="0222026A">
              <w:t xml:space="preserve"> 2u</w:t>
            </w:r>
          </w:p>
          <w:p w14:paraId="3B01CE72" w14:textId="7503EF21" w:rsidR="56F7A4AB" w:rsidRDefault="56F7A4AB" w:rsidP="28D66983">
            <w:r>
              <w:t>Fin:</w:t>
            </w:r>
            <w:r w:rsidR="0110E750">
              <w:t xml:space="preserve"> </w:t>
            </w:r>
            <w:r w:rsidR="402FC410">
              <w:t>2</w:t>
            </w:r>
            <w:r w:rsidR="0110E750">
              <w:t>u</w:t>
            </w:r>
          </w:p>
          <w:p w14:paraId="24C9E187" w14:textId="4AEAB66F" w:rsidR="28D66983" w:rsidRDefault="28D66983" w:rsidP="28D66983"/>
        </w:tc>
      </w:tr>
      <w:tr w:rsidR="28D66983" w14:paraId="53D6519F" w14:textId="77777777" w:rsidTr="28D66983">
        <w:trPr>
          <w:trHeight w:val="300"/>
        </w:trPr>
        <w:tc>
          <w:tcPr>
            <w:tcW w:w="1803" w:type="dxa"/>
          </w:tcPr>
          <w:p w14:paraId="4856FC35" w14:textId="21DF3144" w:rsidR="0D3FFAC8" w:rsidRDefault="0D3FFAC8" w:rsidP="28D66983">
            <w:r>
              <w:t>Mei</w:t>
            </w:r>
          </w:p>
        </w:tc>
        <w:tc>
          <w:tcPr>
            <w:tcW w:w="1803" w:type="dxa"/>
          </w:tcPr>
          <w:p w14:paraId="7DC6D422" w14:textId="3573D2C1" w:rsidR="58900A6A" w:rsidRDefault="58900A6A" w:rsidP="28D66983">
            <w:r>
              <w:t xml:space="preserve">Werken aan simulerend model, </w:t>
            </w:r>
            <w:r w:rsidR="37323364">
              <w:t>systeem van slaapstand</w:t>
            </w:r>
          </w:p>
        </w:tc>
        <w:tc>
          <w:tcPr>
            <w:tcW w:w="1803" w:type="dxa"/>
          </w:tcPr>
          <w:p w14:paraId="12554450" w14:textId="6E36B12E" w:rsidR="049CF25A" w:rsidRDefault="049CF25A" w:rsidP="28D66983">
            <w:r>
              <w:t>Versie Beta model af, begint aan versie 1,0</w:t>
            </w:r>
          </w:p>
        </w:tc>
        <w:tc>
          <w:tcPr>
            <w:tcW w:w="1803" w:type="dxa"/>
          </w:tcPr>
          <w:p w14:paraId="55444E76" w14:textId="51D85E5A" w:rsidR="5EC3A2D2" w:rsidRDefault="5EC3A2D2" w:rsidP="28D66983">
            <w:r>
              <w:t>6 mei: PWS-middag.</w:t>
            </w:r>
          </w:p>
        </w:tc>
        <w:tc>
          <w:tcPr>
            <w:tcW w:w="1803" w:type="dxa"/>
          </w:tcPr>
          <w:p w14:paraId="2B54CDCA" w14:textId="7070A756" w:rsidR="49E4816D" w:rsidRDefault="49E4816D" w:rsidP="28D66983">
            <w:r>
              <w:t>Teun:</w:t>
            </w:r>
            <w:r w:rsidR="11CD95F2">
              <w:t xml:space="preserve"> </w:t>
            </w:r>
            <w:r w:rsidR="33B7761D">
              <w:t>3</w:t>
            </w:r>
            <w:r w:rsidR="70422859">
              <w:t>u</w:t>
            </w:r>
          </w:p>
          <w:p w14:paraId="435AD958" w14:textId="2E7B26B4" w:rsidR="49E4816D" w:rsidRDefault="49E4816D" w:rsidP="28D66983">
            <w:r>
              <w:t>Fin:</w:t>
            </w:r>
            <w:r w:rsidR="7F9E4483">
              <w:t xml:space="preserve"> </w:t>
            </w:r>
            <w:r w:rsidR="395732C5">
              <w:t>4</w:t>
            </w:r>
            <w:r w:rsidR="7F9E4483">
              <w:t>u</w:t>
            </w:r>
          </w:p>
          <w:p w14:paraId="221556CA" w14:textId="262ECC5A" w:rsidR="28D66983" w:rsidRDefault="28D66983" w:rsidP="28D66983"/>
        </w:tc>
      </w:tr>
      <w:tr w:rsidR="28D66983" w14:paraId="36182BE6" w14:textId="77777777" w:rsidTr="28D66983">
        <w:trPr>
          <w:trHeight w:val="300"/>
        </w:trPr>
        <w:tc>
          <w:tcPr>
            <w:tcW w:w="1803" w:type="dxa"/>
          </w:tcPr>
          <w:p w14:paraId="3E4A9892" w14:textId="3093051D" w:rsidR="0D3FFAC8" w:rsidRDefault="0D3FFAC8" w:rsidP="28D66983">
            <w:r>
              <w:t>Juni</w:t>
            </w:r>
          </w:p>
        </w:tc>
        <w:tc>
          <w:tcPr>
            <w:tcW w:w="1803" w:type="dxa"/>
          </w:tcPr>
          <w:p w14:paraId="50CE0999" w14:textId="2A6DC8AF" w:rsidR="37D5761A" w:rsidRDefault="37D5761A" w:rsidP="28D66983">
            <w:r>
              <w:t>Experimenten uitvoeren met het simulerend model</w:t>
            </w:r>
            <w:r w:rsidR="65879CF3">
              <w:t xml:space="preserve"> regulering</w:t>
            </w:r>
          </w:p>
        </w:tc>
        <w:tc>
          <w:tcPr>
            <w:tcW w:w="1803" w:type="dxa"/>
          </w:tcPr>
          <w:p w14:paraId="4150A260" w14:textId="2E757B23" w:rsidR="7E00C3B3" w:rsidRDefault="7E00C3B3" w:rsidP="28D66983">
            <w:r>
              <w:t>Versie 1,0 af</w:t>
            </w:r>
          </w:p>
        </w:tc>
        <w:tc>
          <w:tcPr>
            <w:tcW w:w="1803" w:type="dxa"/>
          </w:tcPr>
          <w:p w14:paraId="29BD5CFA" w14:textId="19887599" w:rsidR="2B013FF4" w:rsidRDefault="2B013FF4" w:rsidP="28D66983">
            <w:r>
              <w:t>3 juni PWS-middag. Simulerend model opschonen en organiseren.</w:t>
            </w:r>
          </w:p>
          <w:p w14:paraId="78BDBCD2" w14:textId="775E933A" w:rsidR="28D66983" w:rsidRDefault="28D66983" w:rsidP="28D66983"/>
        </w:tc>
        <w:tc>
          <w:tcPr>
            <w:tcW w:w="1803" w:type="dxa"/>
          </w:tcPr>
          <w:p w14:paraId="0AEE3766" w14:textId="2CAC3590" w:rsidR="7E00C3B3" w:rsidRDefault="7E00C3B3" w:rsidP="28D66983">
            <w:r>
              <w:t>Teun:</w:t>
            </w:r>
            <w:r w:rsidR="3AC11626">
              <w:t xml:space="preserve"> 1</w:t>
            </w:r>
            <w:r w:rsidR="23FA2CA8">
              <w:t>1</w:t>
            </w:r>
            <w:r w:rsidR="3AC11626">
              <w:t xml:space="preserve"> u</w:t>
            </w:r>
            <w:r>
              <w:br/>
            </w:r>
            <w:r w:rsidR="290614D2">
              <w:t xml:space="preserve">Fin: </w:t>
            </w:r>
            <w:r w:rsidR="1A58990D">
              <w:t>1</w:t>
            </w:r>
            <w:r w:rsidR="20B59995">
              <w:t>1</w:t>
            </w:r>
            <w:r w:rsidR="3F481357">
              <w:t>u</w:t>
            </w:r>
          </w:p>
        </w:tc>
      </w:tr>
      <w:tr w:rsidR="28D66983" w14:paraId="0E823DD7" w14:textId="77777777" w:rsidTr="28D66983">
        <w:trPr>
          <w:trHeight w:val="300"/>
        </w:trPr>
        <w:tc>
          <w:tcPr>
            <w:tcW w:w="1803" w:type="dxa"/>
          </w:tcPr>
          <w:p w14:paraId="4BB77974" w14:textId="7CF94490" w:rsidR="0D3FFAC8" w:rsidRDefault="0D3FFAC8" w:rsidP="28D66983">
            <w:r>
              <w:t>Juli</w:t>
            </w:r>
          </w:p>
        </w:tc>
        <w:tc>
          <w:tcPr>
            <w:tcW w:w="1803" w:type="dxa"/>
          </w:tcPr>
          <w:p w14:paraId="06D71590" w14:textId="41DD637B" w:rsidR="5864B3B4" w:rsidRDefault="5864B3B4" w:rsidP="28D66983">
            <w:r>
              <w:t>Verslag afschrijven</w:t>
            </w:r>
          </w:p>
        </w:tc>
        <w:tc>
          <w:tcPr>
            <w:tcW w:w="1803" w:type="dxa"/>
          </w:tcPr>
          <w:p w14:paraId="7FB24B65" w14:textId="36B545B2" w:rsidR="5864B3B4" w:rsidRDefault="5864B3B4" w:rsidP="28D66983">
            <w:r>
              <w:t>Verslag afschrijven</w:t>
            </w:r>
          </w:p>
        </w:tc>
        <w:tc>
          <w:tcPr>
            <w:tcW w:w="1803" w:type="dxa"/>
          </w:tcPr>
          <w:p w14:paraId="165120DF" w14:textId="5B804D71" w:rsidR="4AB58FC5" w:rsidRDefault="4AB58FC5" w:rsidP="28D66983">
            <w:r>
              <w:t xml:space="preserve">8 juli </w:t>
            </w:r>
            <w:r w:rsidR="7810DBF7">
              <w:t>PWS-</w:t>
            </w:r>
            <w:r>
              <w:t>ochtend. Verslag schrijven en organiseren</w:t>
            </w:r>
          </w:p>
        </w:tc>
        <w:tc>
          <w:tcPr>
            <w:tcW w:w="1803" w:type="dxa"/>
          </w:tcPr>
          <w:p w14:paraId="65A54B18" w14:textId="3B8C2A43" w:rsidR="0F89E141" w:rsidRDefault="0F89E141" w:rsidP="28D66983">
            <w:r>
              <w:t>Teun:</w:t>
            </w:r>
            <w:r w:rsidR="40E55178">
              <w:t xml:space="preserve"> 11u</w:t>
            </w:r>
            <w:r>
              <w:br/>
            </w:r>
            <w:r w:rsidR="3F07DB30">
              <w:t>Fin:</w:t>
            </w:r>
            <w:r w:rsidR="117FABBE">
              <w:t xml:space="preserve"> </w:t>
            </w:r>
            <w:r w:rsidR="54FC72EA">
              <w:t>7</w:t>
            </w:r>
            <w:r w:rsidR="117FABBE">
              <w:t>u</w:t>
            </w:r>
          </w:p>
        </w:tc>
      </w:tr>
      <w:tr w:rsidR="005C7459" w14:paraId="058DBE77" w14:textId="77777777" w:rsidTr="28D66983">
        <w:trPr>
          <w:trHeight w:val="300"/>
        </w:trPr>
        <w:tc>
          <w:tcPr>
            <w:tcW w:w="1803" w:type="dxa"/>
          </w:tcPr>
          <w:p w14:paraId="10D2F76B" w14:textId="2FA07946" w:rsidR="005C7459" w:rsidRDefault="00E96A71" w:rsidP="28D66983">
            <w:r>
              <w:t>Augustus</w:t>
            </w:r>
          </w:p>
        </w:tc>
        <w:tc>
          <w:tcPr>
            <w:tcW w:w="1803" w:type="dxa"/>
          </w:tcPr>
          <w:p w14:paraId="086A7DDF" w14:textId="2D5563F6" w:rsidR="005C7459" w:rsidRDefault="00E525D7" w:rsidP="28D66983">
            <w:r>
              <w:t>Vakantie</w:t>
            </w:r>
          </w:p>
        </w:tc>
        <w:tc>
          <w:tcPr>
            <w:tcW w:w="1803" w:type="dxa"/>
          </w:tcPr>
          <w:p w14:paraId="786B77C0" w14:textId="14CF8A99" w:rsidR="005C7459" w:rsidRDefault="10FA3F4B" w:rsidP="28D66983">
            <w:r>
              <w:t>Vakantie</w:t>
            </w:r>
          </w:p>
        </w:tc>
        <w:tc>
          <w:tcPr>
            <w:tcW w:w="1803" w:type="dxa"/>
          </w:tcPr>
          <w:p w14:paraId="4DDDF33D" w14:textId="461EA515" w:rsidR="005C7459" w:rsidRDefault="00E525D7" w:rsidP="28D66983">
            <w:r>
              <w:t>Vakantie</w:t>
            </w:r>
          </w:p>
        </w:tc>
        <w:tc>
          <w:tcPr>
            <w:tcW w:w="1803" w:type="dxa"/>
          </w:tcPr>
          <w:p w14:paraId="56C959FA" w14:textId="77777777" w:rsidR="005C7459" w:rsidRDefault="005C7459" w:rsidP="28D66983"/>
        </w:tc>
      </w:tr>
      <w:tr w:rsidR="00950753" w14:paraId="31523C8B" w14:textId="77777777" w:rsidTr="28D66983">
        <w:trPr>
          <w:trHeight w:val="300"/>
        </w:trPr>
        <w:tc>
          <w:tcPr>
            <w:tcW w:w="1803" w:type="dxa"/>
          </w:tcPr>
          <w:p w14:paraId="72DC2F27" w14:textId="321BC286" w:rsidR="00950753" w:rsidRDefault="00950753" w:rsidP="28D66983">
            <w:r>
              <w:t>September</w:t>
            </w:r>
          </w:p>
        </w:tc>
        <w:tc>
          <w:tcPr>
            <w:tcW w:w="1803" w:type="dxa"/>
          </w:tcPr>
          <w:p w14:paraId="0409DABD" w14:textId="3010EB86" w:rsidR="00950753" w:rsidRDefault="00E525D7" w:rsidP="28D66983">
            <w:r>
              <w:t>Aan model werken</w:t>
            </w:r>
          </w:p>
        </w:tc>
        <w:tc>
          <w:tcPr>
            <w:tcW w:w="1803" w:type="dxa"/>
          </w:tcPr>
          <w:p w14:paraId="091949F9" w14:textId="59570D6A" w:rsidR="00950753" w:rsidRDefault="182D8E36" w:rsidP="28D66983">
            <w:r>
              <w:t>Prestatie van programma verbeteren</w:t>
            </w:r>
            <w:r w:rsidR="0F3EC817">
              <w:t xml:space="preserve"> en busg verwijderen</w:t>
            </w:r>
          </w:p>
        </w:tc>
        <w:tc>
          <w:tcPr>
            <w:tcW w:w="1803" w:type="dxa"/>
          </w:tcPr>
          <w:p w14:paraId="2A37899C" w14:textId="77777777" w:rsidR="00950753" w:rsidRDefault="00950753" w:rsidP="28D66983"/>
        </w:tc>
        <w:tc>
          <w:tcPr>
            <w:tcW w:w="1803" w:type="dxa"/>
          </w:tcPr>
          <w:p w14:paraId="716C9977" w14:textId="77777777" w:rsidR="00950753" w:rsidRDefault="00E525D7" w:rsidP="28D66983">
            <w:r>
              <w:t xml:space="preserve">Teun: </w:t>
            </w:r>
            <w:r w:rsidR="00F6110F">
              <w:t>9 uur</w:t>
            </w:r>
          </w:p>
          <w:p w14:paraId="2FA6E955" w14:textId="1B1F4308" w:rsidR="00F6110F" w:rsidRDefault="00F6110F" w:rsidP="28D66983">
            <w:r>
              <w:t>Fin: 9 uur</w:t>
            </w:r>
          </w:p>
        </w:tc>
      </w:tr>
      <w:tr w:rsidR="00950753" w14:paraId="3D2C5160" w14:textId="77777777" w:rsidTr="28D66983">
        <w:trPr>
          <w:trHeight w:val="300"/>
        </w:trPr>
        <w:tc>
          <w:tcPr>
            <w:tcW w:w="1803" w:type="dxa"/>
          </w:tcPr>
          <w:p w14:paraId="4BCFE0CD" w14:textId="760AC3A8" w:rsidR="00950753" w:rsidRDefault="00950753" w:rsidP="28D66983">
            <w:r>
              <w:t>Oktober</w:t>
            </w:r>
          </w:p>
        </w:tc>
        <w:tc>
          <w:tcPr>
            <w:tcW w:w="1803" w:type="dxa"/>
          </w:tcPr>
          <w:p w14:paraId="00EFF4CA" w14:textId="4D372EEE" w:rsidR="00950753" w:rsidRDefault="00F6110F" w:rsidP="28D66983">
            <w:r>
              <w:t>Experimenten uitvoeren</w:t>
            </w:r>
          </w:p>
        </w:tc>
        <w:tc>
          <w:tcPr>
            <w:tcW w:w="1803" w:type="dxa"/>
          </w:tcPr>
          <w:p w14:paraId="108E9478" w14:textId="54F3780E" w:rsidR="00950753" w:rsidRDefault="4E8BF658" w:rsidP="28D66983">
            <w:r>
              <w:t>Bugs verwijderen</w:t>
            </w:r>
          </w:p>
        </w:tc>
        <w:tc>
          <w:tcPr>
            <w:tcW w:w="1803" w:type="dxa"/>
          </w:tcPr>
          <w:p w14:paraId="48E28414" w14:textId="77777777" w:rsidR="00950753" w:rsidRDefault="00950753" w:rsidP="28D66983"/>
        </w:tc>
        <w:tc>
          <w:tcPr>
            <w:tcW w:w="1803" w:type="dxa"/>
          </w:tcPr>
          <w:p w14:paraId="2C709453" w14:textId="2F6A3BC6" w:rsidR="00950753" w:rsidRDefault="004F2724" w:rsidP="28D66983">
            <w:r>
              <w:t xml:space="preserve">Teun: </w:t>
            </w:r>
            <w:r w:rsidR="002C5350">
              <w:t>3</w:t>
            </w:r>
            <w:r>
              <w:t xml:space="preserve"> uur</w:t>
            </w:r>
          </w:p>
          <w:p w14:paraId="34F1D95B" w14:textId="442BCCA9" w:rsidR="004F2724" w:rsidRDefault="004F2724" w:rsidP="28D66983">
            <w:r>
              <w:t>Fin: 4 uur</w:t>
            </w:r>
          </w:p>
        </w:tc>
      </w:tr>
      <w:tr w:rsidR="00950753" w14:paraId="7D60B271" w14:textId="77777777" w:rsidTr="28D66983">
        <w:trPr>
          <w:trHeight w:val="300"/>
        </w:trPr>
        <w:tc>
          <w:tcPr>
            <w:tcW w:w="1803" w:type="dxa"/>
          </w:tcPr>
          <w:p w14:paraId="53FE1443" w14:textId="2A41BE40" w:rsidR="00950753" w:rsidRDefault="00950753" w:rsidP="28D66983">
            <w:r>
              <w:t>November</w:t>
            </w:r>
          </w:p>
        </w:tc>
        <w:tc>
          <w:tcPr>
            <w:tcW w:w="1803" w:type="dxa"/>
          </w:tcPr>
          <w:p w14:paraId="555C25C8" w14:textId="61D418D4" w:rsidR="00950753" w:rsidRDefault="004F2724" w:rsidP="28D66983">
            <w:r>
              <w:t xml:space="preserve">Afleiding van </w:t>
            </w:r>
            <w:r w:rsidR="00844E76">
              <w:t>lengte reactor</w:t>
            </w:r>
          </w:p>
        </w:tc>
        <w:tc>
          <w:tcPr>
            <w:tcW w:w="1803" w:type="dxa"/>
          </w:tcPr>
          <w:p w14:paraId="4B224285" w14:textId="47654F92" w:rsidR="00950753" w:rsidRDefault="16936E3B" w:rsidP="28D66983">
            <w:r>
              <w:t>Model van commentaar verzien</w:t>
            </w:r>
          </w:p>
        </w:tc>
        <w:tc>
          <w:tcPr>
            <w:tcW w:w="1803" w:type="dxa"/>
          </w:tcPr>
          <w:p w14:paraId="7C5ED27D" w14:textId="77777777" w:rsidR="00950753" w:rsidRDefault="00950753" w:rsidP="28D66983"/>
        </w:tc>
        <w:tc>
          <w:tcPr>
            <w:tcW w:w="1803" w:type="dxa"/>
          </w:tcPr>
          <w:p w14:paraId="6361570D" w14:textId="77777777" w:rsidR="00950753" w:rsidRDefault="00844E76" w:rsidP="28D66983">
            <w:r>
              <w:t>Teun: 3 uur</w:t>
            </w:r>
          </w:p>
          <w:p w14:paraId="5CBDEE02" w14:textId="37F3B99F" w:rsidR="00844E76" w:rsidRDefault="00844E76" w:rsidP="28D66983">
            <w:r>
              <w:t xml:space="preserve">Fin: </w:t>
            </w:r>
            <w:r w:rsidR="00E45D5C">
              <w:t>2 uur</w:t>
            </w:r>
          </w:p>
        </w:tc>
      </w:tr>
      <w:tr w:rsidR="00E525D7" w14:paraId="09D50DBC" w14:textId="77777777" w:rsidTr="28D66983">
        <w:trPr>
          <w:trHeight w:val="300"/>
        </w:trPr>
        <w:tc>
          <w:tcPr>
            <w:tcW w:w="1803" w:type="dxa"/>
          </w:tcPr>
          <w:p w14:paraId="1928128F" w14:textId="7FE84E00" w:rsidR="00E525D7" w:rsidRDefault="00E525D7" w:rsidP="28D66983">
            <w:r>
              <w:t>December</w:t>
            </w:r>
          </w:p>
        </w:tc>
        <w:tc>
          <w:tcPr>
            <w:tcW w:w="1803" w:type="dxa"/>
          </w:tcPr>
          <w:p w14:paraId="315CB11F" w14:textId="3C614975" w:rsidR="00E525D7" w:rsidRDefault="00E45D5C" w:rsidP="28D66983">
            <w:r>
              <w:t>Verslag schrijven</w:t>
            </w:r>
          </w:p>
        </w:tc>
        <w:tc>
          <w:tcPr>
            <w:tcW w:w="1803" w:type="dxa"/>
          </w:tcPr>
          <w:p w14:paraId="4C03BC71" w14:textId="7041FC10" w:rsidR="00E525D7" w:rsidRDefault="0073600E" w:rsidP="28D66983">
            <w:r>
              <w:t>Verslag schrijven</w:t>
            </w:r>
          </w:p>
        </w:tc>
        <w:tc>
          <w:tcPr>
            <w:tcW w:w="1803" w:type="dxa"/>
          </w:tcPr>
          <w:p w14:paraId="46610E25" w14:textId="77777777" w:rsidR="00E525D7" w:rsidRDefault="00E525D7" w:rsidP="28D66983"/>
        </w:tc>
        <w:tc>
          <w:tcPr>
            <w:tcW w:w="1803" w:type="dxa"/>
          </w:tcPr>
          <w:p w14:paraId="721D66FB" w14:textId="50BF3A71" w:rsidR="00E525D7" w:rsidRDefault="0073600E" w:rsidP="28D66983">
            <w:r>
              <w:t xml:space="preserve">Teun: </w:t>
            </w:r>
            <w:r w:rsidR="002A2D5C">
              <w:t>4 uur</w:t>
            </w:r>
          </w:p>
          <w:p w14:paraId="14688C24" w14:textId="778ED12F" w:rsidR="002A2D5C" w:rsidRDefault="002A2D5C" w:rsidP="28D66983">
            <w:r>
              <w:t xml:space="preserve">Fin: </w:t>
            </w:r>
            <w:r w:rsidR="004C110F">
              <w:t>4 uur</w:t>
            </w:r>
          </w:p>
        </w:tc>
      </w:tr>
    </w:tbl>
    <w:p w14:paraId="780DD349" w14:textId="74771268" w:rsidR="28D66983" w:rsidRDefault="28D66983"/>
    <w:p w14:paraId="36739F96" w14:textId="57694E41" w:rsidR="28D66983" w:rsidRDefault="28D66983"/>
    <w:p w14:paraId="0898A53D" w14:textId="36AD54E3" w:rsidR="28D66983" w:rsidRDefault="28D66983"/>
    <w:p w14:paraId="29669B34" w14:textId="04C677C3" w:rsidR="28D66983" w:rsidRDefault="28D66983"/>
    <w:p w14:paraId="218CE7E8" w14:textId="2FAFD225" w:rsidR="28D66983" w:rsidRDefault="28D66983"/>
    <w:p w14:paraId="062440F8" w14:textId="4F9C9EED" w:rsidR="28D66983" w:rsidRDefault="28D66983" w:rsidP="28D66983"/>
    <w:sectPr w:rsidR="28D66983">
      <w:headerReference w:type="default" r:id="rId30"/>
      <w:footerReference w:type="default" r:id="rId3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6922B3" w14:textId="77777777" w:rsidR="00934F76" w:rsidRDefault="00934F76">
      <w:pPr>
        <w:spacing w:after="0" w:line="240" w:lineRule="auto"/>
      </w:pPr>
      <w:r>
        <w:separator/>
      </w:r>
    </w:p>
  </w:endnote>
  <w:endnote w:type="continuationSeparator" w:id="0">
    <w:p w14:paraId="6CD62C86" w14:textId="77777777" w:rsidR="00934F76" w:rsidRDefault="00934F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altName w:val="Calibri"/>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00000003" w:usb1="00000000" w:usb2="00000000" w:usb3="00000000" w:csb0="00000001" w:csb1="00000000"/>
  </w:font>
  <w:font w:name="MathJax_Main">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5EDC6FE3" w14:paraId="7A59FCA3" w14:textId="77777777" w:rsidTr="5EDC6FE3">
      <w:trPr>
        <w:trHeight w:val="300"/>
      </w:trPr>
      <w:tc>
        <w:tcPr>
          <w:tcW w:w="3005" w:type="dxa"/>
        </w:tcPr>
        <w:p w14:paraId="0608C055" w14:textId="1D10E8BF" w:rsidR="5EDC6FE3" w:rsidRDefault="5EDC6FE3" w:rsidP="5EDC6FE3">
          <w:pPr>
            <w:pStyle w:val="Header"/>
            <w:ind w:left="-115"/>
          </w:pPr>
        </w:p>
      </w:tc>
      <w:tc>
        <w:tcPr>
          <w:tcW w:w="3005" w:type="dxa"/>
        </w:tcPr>
        <w:p w14:paraId="343B4CC3" w14:textId="447A4586" w:rsidR="5EDC6FE3" w:rsidRDefault="5EDC6FE3" w:rsidP="5EDC6FE3">
          <w:pPr>
            <w:pStyle w:val="Header"/>
            <w:jc w:val="center"/>
          </w:pPr>
        </w:p>
      </w:tc>
      <w:tc>
        <w:tcPr>
          <w:tcW w:w="3005" w:type="dxa"/>
        </w:tcPr>
        <w:p w14:paraId="2CEDF69D" w14:textId="16A8C69C" w:rsidR="5EDC6FE3" w:rsidRDefault="5EDC6FE3" w:rsidP="5EDC6FE3">
          <w:pPr>
            <w:pStyle w:val="Header"/>
            <w:ind w:right="-115"/>
            <w:jc w:val="right"/>
          </w:pPr>
        </w:p>
      </w:tc>
    </w:tr>
  </w:tbl>
  <w:p w14:paraId="4C6386C8" w14:textId="2C94674B" w:rsidR="5EDC6FE3" w:rsidRDefault="5EDC6FE3" w:rsidP="5EDC6FE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4B7804" w14:textId="77777777" w:rsidR="00934F76" w:rsidRDefault="00934F76">
      <w:pPr>
        <w:spacing w:after="0" w:line="240" w:lineRule="auto"/>
      </w:pPr>
      <w:r>
        <w:separator/>
      </w:r>
    </w:p>
  </w:footnote>
  <w:footnote w:type="continuationSeparator" w:id="0">
    <w:p w14:paraId="629BA84C" w14:textId="77777777" w:rsidR="00934F76" w:rsidRDefault="00934F76">
      <w:pPr>
        <w:spacing w:after="0" w:line="240" w:lineRule="auto"/>
      </w:pPr>
      <w:r>
        <w:continuationSeparator/>
      </w:r>
    </w:p>
  </w:footnote>
  <w:footnote w:id="1">
    <w:p w14:paraId="2EF661C8" w14:textId="0DCF9780" w:rsidR="220ABC2F" w:rsidRPr="007060D0" w:rsidRDefault="220ABC2F" w:rsidP="220ABC2F">
      <w:pPr>
        <w:pStyle w:val="Heading1"/>
        <w:shd w:val="clear" w:color="auto" w:fill="FFFFFF" w:themeFill="background1"/>
        <w:spacing w:before="108" w:after="180" w:line="420" w:lineRule="auto"/>
        <w:ind w:left="300"/>
        <w:rPr>
          <w:lang w:val="en-US"/>
        </w:rPr>
      </w:pPr>
      <w:r w:rsidRPr="220ABC2F">
        <w:rPr>
          <w:rFonts w:ascii="Helvetica" w:eastAsia="Helvetica" w:hAnsi="Helvetica" w:cs="Helvetica"/>
          <w:b/>
          <w:bCs/>
          <w:color w:val="000000" w:themeColor="text1"/>
          <w:sz w:val="24"/>
          <w:szCs w:val="24"/>
          <w:lang w:val="en-US"/>
        </w:rPr>
        <w:t>Reactor as a Source of Antineutrinos: Thermal Fission Energy</w:t>
      </w:r>
    </w:p>
    <w:p w14:paraId="51DBEEAE" w14:textId="4A745FF4" w:rsidR="220ABC2F" w:rsidRDefault="220ABC2F" w:rsidP="220ABC2F">
      <w:pPr>
        <w:shd w:val="clear" w:color="auto" w:fill="FFFFFF" w:themeFill="background1"/>
        <w:spacing w:before="120" w:after="120" w:line="360" w:lineRule="auto"/>
        <w:ind w:left="300"/>
      </w:pPr>
      <w:hyperlink r:id="rId1">
        <w:r w:rsidRPr="007060D0">
          <w:rPr>
            <w:rStyle w:val="Hyperlink"/>
            <w:rFonts w:ascii="Helvetica" w:eastAsia="Helvetica" w:hAnsi="Helvetica" w:cs="Helvetica"/>
            <w:color w:val="000000" w:themeColor="text1"/>
            <w:u w:val="none"/>
          </w:rPr>
          <w:t>V. Kopeikin</w:t>
        </w:r>
      </w:hyperlink>
      <w:r w:rsidRPr="007060D0">
        <w:rPr>
          <w:rFonts w:ascii="Helvetica" w:eastAsia="Helvetica" w:hAnsi="Helvetica" w:cs="Helvetica"/>
          <w:color w:val="000000" w:themeColor="text1"/>
        </w:rPr>
        <w:t xml:space="preserve">, </w:t>
      </w:r>
      <w:hyperlink r:id="rId2">
        <w:r w:rsidRPr="007060D0">
          <w:rPr>
            <w:rStyle w:val="Hyperlink"/>
            <w:rFonts w:ascii="Helvetica" w:eastAsia="Helvetica" w:hAnsi="Helvetica" w:cs="Helvetica"/>
            <w:color w:val="000000" w:themeColor="text1"/>
          </w:rPr>
          <w:t>L. Mikaelyan</w:t>
        </w:r>
      </w:hyperlink>
      <w:r w:rsidRPr="007060D0">
        <w:rPr>
          <w:rFonts w:ascii="Helvetica" w:eastAsia="Helvetica" w:hAnsi="Helvetica" w:cs="Helvetica"/>
          <w:color w:val="000000" w:themeColor="text1"/>
        </w:rPr>
        <w:t xml:space="preserve">, </w:t>
      </w:r>
      <w:hyperlink r:id="rId3">
        <w:r w:rsidRPr="007060D0">
          <w:rPr>
            <w:rStyle w:val="Hyperlink"/>
            <w:rFonts w:ascii="Helvetica" w:eastAsia="Helvetica" w:hAnsi="Helvetica" w:cs="Helvetica"/>
            <w:color w:val="000000" w:themeColor="text1"/>
          </w:rPr>
          <w:t>V. Sinev</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5EDC6FE3" w14:paraId="24FD92A5" w14:textId="77777777" w:rsidTr="5EDC6FE3">
      <w:trPr>
        <w:trHeight w:val="300"/>
      </w:trPr>
      <w:tc>
        <w:tcPr>
          <w:tcW w:w="3005" w:type="dxa"/>
        </w:tcPr>
        <w:p w14:paraId="74B2E1F9" w14:textId="283DAE2A" w:rsidR="5EDC6FE3" w:rsidRDefault="5EDC6FE3" w:rsidP="5EDC6FE3">
          <w:pPr>
            <w:pStyle w:val="Header"/>
            <w:ind w:left="-115"/>
          </w:pPr>
        </w:p>
      </w:tc>
      <w:tc>
        <w:tcPr>
          <w:tcW w:w="3005" w:type="dxa"/>
        </w:tcPr>
        <w:p w14:paraId="305B48C6" w14:textId="3735856A" w:rsidR="5EDC6FE3" w:rsidRDefault="5EDC6FE3" w:rsidP="5EDC6FE3">
          <w:pPr>
            <w:pStyle w:val="Header"/>
            <w:jc w:val="center"/>
          </w:pPr>
        </w:p>
      </w:tc>
      <w:tc>
        <w:tcPr>
          <w:tcW w:w="3005" w:type="dxa"/>
        </w:tcPr>
        <w:p w14:paraId="7DFAA0C1" w14:textId="26FD98A6" w:rsidR="5EDC6FE3" w:rsidRDefault="5EDC6FE3" w:rsidP="5EDC6FE3">
          <w:pPr>
            <w:pStyle w:val="Header"/>
            <w:ind w:right="-115"/>
            <w:jc w:val="right"/>
          </w:pPr>
        </w:p>
      </w:tc>
    </w:tr>
  </w:tbl>
  <w:p w14:paraId="7D2B964D" w14:textId="516D9654" w:rsidR="5EDC6FE3" w:rsidRDefault="5EDC6FE3" w:rsidP="5EDC6FE3">
    <w:pPr>
      <w:pStyle w:val="Header"/>
    </w:pPr>
  </w:p>
</w:hdr>
</file>

<file path=word/intelligence2.xml><?xml version="1.0" encoding="utf-8"?>
<int2:intelligence xmlns:int2="http://schemas.microsoft.com/office/intelligence/2020/intelligence" xmlns:oel="http://schemas.microsoft.com/office/2019/extlst">
  <int2:observations>
    <int2:textHash int2:hashCode="GSX3kwk1gcR6XG" int2:id="ICjLLSFX">
      <int2:state int2:value="Rejected" int2:type="spell"/>
    </int2:textHash>
    <int2:textHash int2:hashCode="o8I/26Gfv9Wje5" int2:id="S8zcpMLc">
      <int2:state int2:value="Rejected" int2:type="spell"/>
    </int2:textHash>
    <int2:textHash int2:hashCode="DMTmWATup2cmxE" int2:id="ZMlYZu4G">
      <int2:state int2:value="Rejected" int2:type="spell"/>
    </int2:textHash>
    <int2:textHash int2:hashCode="X4Tk/K0KTAS7y9" int2:id="fVNFBbI4">
      <int2:state int2:value="Rejected" int2:type="spell"/>
    </int2:textHash>
    <int2:textHash int2:hashCode="EECCwO/PYsoOFC" int2:id="iqpuVQiE">
      <int2:state int2:value="Rejected" int2:type="AugLoop_Text_Critique"/>
    </int2:textHash>
    <int2:textHash int2:hashCode="I7SnaN2M9yBJta" int2:id="vhA4mgpT">
      <int2:state int2:value="Rejected" int2:type="spell"/>
    </int2:textHash>
    <int2:textHash int2:hashCode="lHK58LwFOgf1sh" int2:id="z55wZqeo">
      <int2:state int2:value="Rejected" int2:type="spell"/>
    </int2:textHash>
    <int2:bookmark int2:bookmarkName="_Int_npaXIs1M" int2:invalidationBookmarkName="" int2:hashCode="MFisd7LbwvsnBD" int2:id="lqM7e80z">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1DE20"/>
    <w:multiLevelType w:val="hybridMultilevel"/>
    <w:tmpl w:val="CE5673C6"/>
    <w:lvl w:ilvl="0" w:tplc="01E40262">
      <w:start w:val="1"/>
      <w:numFmt w:val="bullet"/>
      <w:lvlText w:val=""/>
      <w:lvlJc w:val="left"/>
      <w:pPr>
        <w:ind w:left="720" w:hanging="360"/>
      </w:pPr>
      <w:rPr>
        <w:rFonts w:ascii="Symbol" w:hAnsi="Symbol" w:hint="default"/>
      </w:rPr>
    </w:lvl>
    <w:lvl w:ilvl="1" w:tplc="BAB8B7B2">
      <w:start w:val="1"/>
      <w:numFmt w:val="bullet"/>
      <w:lvlText w:val="o"/>
      <w:lvlJc w:val="left"/>
      <w:pPr>
        <w:ind w:left="1440" w:hanging="360"/>
      </w:pPr>
      <w:rPr>
        <w:rFonts w:ascii="Courier New" w:hAnsi="Courier New" w:hint="default"/>
      </w:rPr>
    </w:lvl>
    <w:lvl w:ilvl="2" w:tplc="D6EEFC0A">
      <w:start w:val="1"/>
      <w:numFmt w:val="bullet"/>
      <w:lvlText w:val=""/>
      <w:lvlJc w:val="left"/>
      <w:pPr>
        <w:ind w:left="2160" w:hanging="360"/>
      </w:pPr>
      <w:rPr>
        <w:rFonts w:ascii="Wingdings" w:hAnsi="Wingdings" w:hint="default"/>
      </w:rPr>
    </w:lvl>
    <w:lvl w:ilvl="3" w:tplc="9BC44854">
      <w:start w:val="1"/>
      <w:numFmt w:val="bullet"/>
      <w:lvlText w:val=""/>
      <w:lvlJc w:val="left"/>
      <w:pPr>
        <w:ind w:left="2880" w:hanging="360"/>
      </w:pPr>
      <w:rPr>
        <w:rFonts w:ascii="Symbol" w:hAnsi="Symbol" w:hint="default"/>
      </w:rPr>
    </w:lvl>
    <w:lvl w:ilvl="4" w:tplc="2D9E6F54">
      <w:start w:val="1"/>
      <w:numFmt w:val="bullet"/>
      <w:lvlText w:val="o"/>
      <w:lvlJc w:val="left"/>
      <w:pPr>
        <w:ind w:left="3600" w:hanging="360"/>
      </w:pPr>
      <w:rPr>
        <w:rFonts w:ascii="Courier New" w:hAnsi="Courier New" w:hint="default"/>
      </w:rPr>
    </w:lvl>
    <w:lvl w:ilvl="5" w:tplc="44A4A08A">
      <w:start w:val="1"/>
      <w:numFmt w:val="bullet"/>
      <w:lvlText w:val=""/>
      <w:lvlJc w:val="left"/>
      <w:pPr>
        <w:ind w:left="4320" w:hanging="360"/>
      </w:pPr>
      <w:rPr>
        <w:rFonts w:ascii="Wingdings" w:hAnsi="Wingdings" w:hint="default"/>
      </w:rPr>
    </w:lvl>
    <w:lvl w:ilvl="6" w:tplc="4E068A32">
      <w:start w:val="1"/>
      <w:numFmt w:val="bullet"/>
      <w:lvlText w:val=""/>
      <w:lvlJc w:val="left"/>
      <w:pPr>
        <w:ind w:left="5040" w:hanging="360"/>
      </w:pPr>
      <w:rPr>
        <w:rFonts w:ascii="Symbol" w:hAnsi="Symbol" w:hint="default"/>
      </w:rPr>
    </w:lvl>
    <w:lvl w:ilvl="7" w:tplc="4384727A">
      <w:start w:val="1"/>
      <w:numFmt w:val="bullet"/>
      <w:lvlText w:val="o"/>
      <w:lvlJc w:val="left"/>
      <w:pPr>
        <w:ind w:left="5760" w:hanging="360"/>
      </w:pPr>
      <w:rPr>
        <w:rFonts w:ascii="Courier New" w:hAnsi="Courier New" w:hint="default"/>
      </w:rPr>
    </w:lvl>
    <w:lvl w:ilvl="8" w:tplc="22881496">
      <w:start w:val="1"/>
      <w:numFmt w:val="bullet"/>
      <w:lvlText w:val=""/>
      <w:lvlJc w:val="left"/>
      <w:pPr>
        <w:ind w:left="6480" w:hanging="360"/>
      </w:pPr>
      <w:rPr>
        <w:rFonts w:ascii="Wingdings" w:hAnsi="Wingdings" w:hint="default"/>
      </w:rPr>
    </w:lvl>
  </w:abstractNum>
  <w:abstractNum w:abstractNumId="1" w15:restartNumberingAfterBreak="0">
    <w:nsid w:val="1B548FEC"/>
    <w:multiLevelType w:val="hybridMultilevel"/>
    <w:tmpl w:val="3F702BC6"/>
    <w:lvl w:ilvl="0" w:tplc="9E4A2848">
      <w:start w:val="1"/>
      <w:numFmt w:val="decimal"/>
      <w:lvlText w:val="%1."/>
      <w:lvlJc w:val="left"/>
      <w:pPr>
        <w:ind w:left="720" w:hanging="360"/>
      </w:pPr>
    </w:lvl>
    <w:lvl w:ilvl="1" w:tplc="AE5C8EAA">
      <w:start w:val="1"/>
      <w:numFmt w:val="lowerLetter"/>
      <w:lvlText w:val="%2."/>
      <w:lvlJc w:val="left"/>
      <w:pPr>
        <w:ind w:left="1440" w:hanging="360"/>
      </w:pPr>
    </w:lvl>
    <w:lvl w:ilvl="2" w:tplc="96AA9C36">
      <w:start w:val="1"/>
      <w:numFmt w:val="lowerRoman"/>
      <w:lvlText w:val="%3."/>
      <w:lvlJc w:val="right"/>
      <w:pPr>
        <w:ind w:left="2160" w:hanging="180"/>
      </w:pPr>
    </w:lvl>
    <w:lvl w:ilvl="3" w:tplc="492EF760">
      <w:start w:val="1"/>
      <w:numFmt w:val="decimal"/>
      <w:lvlText w:val="%4."/>
      <w:lvlJc w:val="left"/>
      <w:pPr>
        <w:ind w:left="2880" w:hanging="360"/>
      </w:pPr>
    </w:lvl>
    <w:lvl w:ilvl="4" w:tplc="ADB4730A">
      <w:start w:val="1"/>
      <w:numFmt w:val="lowerLetter"/>
      <w:lvlText w:val="%5."/>
      <w:lvlJc w:val="left"/>
      <w:pPr>
        <w:ind w:left="3600" w:hanging="360"/>
      </w:pPr>
    </w:lvl>
    <w:lvl w:ilvl="5" w:tplc="A5C28B58">
      <w:start w:val="1"/>
      <w:numFmt w:val="lowerRoman"/>
      <w:lvlText w:val="%6."/>
      <w:lvlJc w:val="right"/>
      <w:pPr>
        <w:ind w:left="4320" w:hanging="180"/>
      </w:pPr>
    </w:lvl>
    <w:lvl w:ilvl="6" w:tplc="1A8CC118">
      <w:start w:val="1"/>
      <w:numFmt w:val="decimal"/>
      <w:lvlText w:val="%7."/>
      <w:lvlJc w:val="left"/>
      <w:pPr>
        <w:ind w:left="5040" w:hanging="360"/>
      </w:pPr>
    </w:lvl>
    <w:lvl w:ilvl="7" w:tplc="55121C96">
      <w:start w:val="1"/>
      <w:numFmt w:val="lowerLetter"/>
      <w:lvlText w:val="%8."/>
      <w:lvlJc w:val="left"/>
      <w:pPr>
        <w:ind w:left="5760" w:hanging="360"/>
      </w:pPr>
    </w:lvl>
    <w:lvl w:ilvl="8" w:tplc="1722B53E">
      <w:start w:val="1"/>
      <w:numFmt w:val="lowerRoman"/>
      <w:lvlText w:val="%9."/>
      <w:lvlJc w:val="right"/>
      <w:pPr>
        <w:ind w:left="6480" w:hanging="180"/>
      </w:pPr>
    </w:lvl>
  </w:abstractNum>
  <w:abstractNum w:abstractNumId="2" w15:restartNumberingAfterBreak="0">
    <w:nsid w:val="33F890ED"/>
    <w:multiLevelType w:val="hybridMultilevel"/>
    <w:tmpl w:val="9340A8D0"/>
    <w:lvl w:ilvl="0" w:tplc="BE649BBE">
      <w:start w:val="1"/>
      <w:numFmt w:val="decimal"/>
      <w:lvlText w:val="%1."/>
      <w:lvlJc w:val="left"/>
      <w:pPr>
        <w:ind w:left="720" w:hanging="360"/>
      </w:pPr>
    </w:lvl>
    <w:lvl w:ilvl="1" w:tplc="77AEBFD6">
      <w:start w:val="1"/>
      <w:numFmt w:val="lowerLetter"/>
      <w:lvlText w:val="%2."/>
      <w:lvlJc w:val="left"/>
      <w:pPr>
        <w:ind w:left="1440" w:hanging="360"/>
      </w:pPr>
    </w:lvl>
    <w:lvl w:ilvl="2" w:tplc="EEF00116">
      <w:start w:val="1"/>
      <w:numFmt w:val="lowerRoman"/>
      <w:lvlText w:val="%3."/>
      <w:lvlJc w:val="right"/>
      <w:pPr>
        <w:ind w:left="2160" w:hanging="180"/>
      </w:pPr>
    </w:lvl>
    <w:lvl w:ilvl="3" w:tplc="20805860">
      <w:start w:val="1"/>
      <w:numFmt w:val="decimal"/>
      <w:lvlText w:val="%4."/>
      <w:lvlJc w:val="left"/>
      <w:pPr>
        <w:ind w:left="2880" w:hanging="360"/>
      </w:pPr>
    </w:lvl>
    <w:lvl w:ilvl="4" w:tplc="B3265B8E">
      <w:start w:val="1"/>
      <w:numFmt w:val="lowerLetter"/>
      <w:lvlText w:val="%5."/>
      <w:lvlJc w:val="left"/>
      <w:pPr>
        <w:ind w:left="3600" w:hanging="360"/>
      </w:pPr>
    </w:lvl>
    <w:lvl w:ilvl="5" w:tplc="B1549138">
      <w:start w:val="1"/>
      <w:numFmt w:val="lowerRoman"/>
      <w:lvlText w:val="%6."/>
      <w:lvlJc w:val="right"/>
      <w:pPr>
        <w:ind w:left="4320" w:hanging="180"/>
      </w:pPr>
    </w:lvl>
    <w:lvl w:ilvl="6" w:tplc="77B851C6">
      <w:start w:val="1"/>
      <w:numFmt w:val="decimal"/>
      <w:lvlText w:val="%7."/>
      <w:lvlJc w:val="left"/>
      <w:pPr>
        <w:ind w:left="5040" w:hanging="360"/>
      </w:pPr>
    </w:lvl>
    <w:lvl w:ilvl="7" w:tplc="B3AC7564">
      <w:start w:val="1"/>
      <w:numFmt w:val="lowerLetter"/>
      <w:lvlText w:val="%8."/>
      <w:lvlJc w:val="left"/>
      <w:pPr>
        <w:ind w:left="5760" w:hanging="360"/>
      </w:pPr>
    </w:lvl>
    <w:lvl w:ilvl="8" w:tplc="F8EE7CF0">
      <w:start w:val="1"/>
      <w:numFmt w:val="lowerRoman"/>
      <w:lvlText w:val="%9."/>
      <w:lvlJc w:val="right"/>
      <w:pPr>
        <w:ind w:left="6480" w:hanging="180"/>
      </w:pPr>
    </w:lvl>
  </w:abstractNum>
  <w:abstractNum w:abstractNumId="3" w15:restartNumberingAfterBreak="0">
    <w:nsid w:val="414EEEDA"/>
    <w:multiLevelType w:val="hybridMultilevel"/>
    <w:tmpl w:val="307A3714"/>
    <w:lvl w:ilvl="0" w:tplc="434E5E74">
      <w:start w:val="1"/>
      <w:numFmt w:val="decimal"/>
      <w:lvlText w:val="%1."/>
      <w:lvlJc w:val="left"/>
      <w:pPr>
        <w:ind w:left="720" w:hanging="360"/>
      </w:pPr>
    </w:lvl>
    <w:lvl w:ilvl="1" w:tplc="F2983DEC">
      <w:start w:val="1"/>
      <w:numFmt w:val="lowerLetter"/>
      <w:lvlText w:val="%2."/>
      <w:lvlJc w:val="left"/>
      <w:pPr>
        <w:ind w:left="1440" w:hanging="360"/>
      </w:pPr>
    </w:lvl>
    <w:lvl w:ilvl="2" w:tplc="14AEB20C">
      <w:start w:val="1"/>
      <w:numFmt w:val="lowerRoman"/>
      <w:lvlText w:val="%3."/>
      <w:lvlJc w:val="right"/>
      <w:pPr>
        <w:ind w:left="2160" w:hanging="180"/>
      </w:pPr>
    </w:lvl>
    <w:lvl w:ilvl="3" w:tplc="2E804EF6">
      <w:start w:val="1"/>
      <w:numFmt w:val="decimal"/>
      <w:lvlText w:val="%4."/>
      <w:lvlJc w:val="left"/>
      <w:pPr>
        <w:ind w:left="2880" w:hanging="360"/>
      </w:pPr>
    </w:lvl>
    <w:lvl w:ilvl="4" w:tplc="B5A2BCD2">
      <w:start w:val="1"/>
      <w:numFmt w:val="lowerLetter"/>
      <w:lvlText w:val="%5."/>
      <w:lvlJc w:val="left"/>
      <w:pPr>
        <w:ind w:left="3600" w:hanging="360"/>
      </w:pPr>
    </w:lvl>
    <w:lvl w:ilvl="5" w:tplc="6FCE9A76">
      <w:start w:val="1"/>
      <w:numFmt w:val="lowerRoman"/>
      <w:lvlText w:val="%6."/>
      <w:lvlJc w:val="right"/>
      <w:pPr>
        <w:ind w:left="4320" w:hanging="180"/>
      </w:pPr>
    </w:lvl>
    <w:lvl w:ilvl="6" w:tplc="0FF2FBEC">
      <w:start w:val="1"/>
      <w:numFmt w:val="decimal"/>
      <w:lvlText w:val="%7."/>
      <w:lvlJc w:val="left"/>
      <w:pPr>
        <w:ind w:left="5040" w:hanging="360"/>
      </w:pPr>
    </w:lvl>
    <w:lvl w:ilvl="7" w:tplc="3D180DF4">
      <w:start w:val="1"/>
      <w:numFmt w:val="lowerLetter"/>
      <w:lvlText w:val="%8."/>
      <w:lvlJc w:val="left"/>
      <w:pPr>
        <w:ind w:left="5760" w:hanging="360"/>
      </w:pPr>
    </w:lvl>
    <w:lvl w:ilvl="8" w:tplc="BA6401B6">
      <w:start w:val="1"/>
      <w:numFmt w:val="lowerRoman"/>
      <w:lvlText w:val="%9."/>
      <w:lvlJc w:val="right"/>
      <w:pPr>
        <w:ind w:left="6480" w:hanging="180"/>
      </w:pPr>
    </w:lvl>
  </w:abstractNum>
  <w:abstractNum w:abstractNumId="4" w15:restartNumberingAfterBreak="0">
    <w:nsid w:val="4B0FCF1E"/>
    <w:multiLevelType w:val="hybridMultilevel"/>
    <w:tmpl w:val="6CBA8712"/>
    <w:lvl w:ilvl="0" w:tplc="564CFB6A">
      <w:start w:val="1"/>
      <w:numFmt w:val="bullet"/>
      <w:lvlText w:val="-"/>
      <w:lvlJc w:val="left"/>
      <w:pPr>
        <w:ind w:left="720" w:hanging="360"/>
      </w:pPr>
      <w:rPr>
        <w:rFonts w:ascii="Aptos" w:hAnsi="Aptos" w:hint="default"/>
      </w:rPr>
    </w:lvl>
    <w:lvl w:ilvl="1" w:tplc="D2E6789A">
      <w:start w:val="1"/>
      <w:numFmt w:val="bullet"/>
      <w:lvlText w:val="o"/>
      <w:lvlJc w:val="left"/>
      <w:pPr>
        <w:ind w:left="1440" w:hanging="360"/>
      </w:pPr>
      <w:rPr>
        <w:rFonts w:ascii="Courier New" w:hAnsi="Courier New" w:hint="default"/>
      </w:rPr>
    </w:lvl>
    <w:lvl w:ilvl="2" w:tplc="0D90B000">
      <w:start w:val="1"/>
      <w:numFmt w:val="bullet"/>
      <w:lvlText w:val=""/>
      <w:lvlJc w:val="left"/>
      <w:pPr>
        <w:ind w:left="2160" w:hanging="360"/>
      </w:pPr>
      <w:rPr>
        <w:rFonts w:ascii="Wingdings" w:hAnsi="Wingdings" w:hint="default"/>
      </w:rPr>
    </w:lvl>
    <w:lvl w:ilvl="3" w:tplc="6E4841BC">
      <w:start w:val="1"/>
      <w:numFmt w:val="bullet"/>
      <w:lvlText w:val=""/>
      <w:lvlJc w:val="left"/>
      <w:pPr>
        <w:ind w:left="2880" w:hanging="360"/>
      </w:pPr>
      <w:rPr>
        <w:rFonts w:ascii="Symbol" w:hAnsi="Symbol" w:hint="default"/>
      </w:rPr>
    </w:lvl>
    <w:lvl w:ilvl="4" w:tplc="17E4CCE4">
      <w:start w:val="1"/>
      <w:numFmt w:val="bullet"/>
      <w:lvlText w:val="o"/>
      <w:lvlJc w:val="left"/>
      <w:pPr>
        <w:ind w:left="3600" w:hanging="360"/>
      </w:pPr>
      <w:rPr>
        <w:rFonts w:ascii="Courier New" w:hAnsi="Courier New" w:hint="default"/>
      </w:rPr>
    </w:lvl>
    <w:lvl w:ilvl="5" w:tplc="BEF8EBC8">
      <w:start w:val="1"/>
      <w:numFmt w:val="bullet"/>
      <w:lvlText w:val=""/>
      <w:lvlJc w:val="left"/>
      <w:pPr>
        <w:ind w:left="4320" w:hanging="360"/>
      </w:pPr>
      <w:rPr>
        <w:rFonts w:ascii="Wingdings" w:hAnsi="Wingdings" w:hint="default"/>
      </w:rPr>
    </w:lvl>
    <w:lvl w:ilvl="6" w:tplc="E58A7C5A">
      <w:start w:val="1"/>
      <w:numFmt w:val="bullet"/>
      <w:lvlText w:val=""/>
      <w:lvlJc w:val="left"/>
      <w:pPr>
        <w:ind w:left="5040" w:hanging="360"/>
      </w:pPr>
      <w:rPr>
        <w:rFonts w:ascii="Symbol" w:hAnsi="Symbol" w:hint="default"/>
      </w:rPr>
    </w:lvl>
    <w:lvl w:ilvl="7" w:tplc="15E66130">
      <w:start w:val="1"/>
      <w:numFmt w:val="bullet"/>
      <w:lvlText w:val="o"/>
      <w:lvlJc w:val="left"/>
      <w:pPr>
        <w:ind w:left="5760" w:hanging="360"/>
      </w:pPr>
      <w:rPr>
        <w:rFonts w:ascii="Courier New" w:hAnsi="Courier New" w:hint="default"/>
      </w:rPr>
    </w:lvl>
    <w:lvl w:ilvl="8" w:tplc="D094753A">
      <w:start w:val="1"/>
      <w:numFmt w:val="bullet"/>
      <w:lvlText w:val=""/>
      <w:lvlJc w:val="left"/>
      <w:pPr>
        <w:ind w:left="6480" w:hanging="360"/>
      </w:pPr>
      <w:rPr>
        <w:rFonts w:ascii="Wingdings" w:hAnsi="Wingdings" w:hint="default"/>
      </w:rPr>
    </w:lvl>
  </w:abstractNum>
  <w:abstractNum w:abstractNumId="5" w15:restartNumberingAfterBreak="0">
    <w:nsid w:val="585B78EF"/>
    <w:multiLevelType w:val="hybridMultilevel"/>
    <w:tmpl w:val="0D4EE7F4"/>
    <w:lvl w:ilvl="0" w:tplc="2BC6B892">
      <w:start w:val="1"/>
      <w:numFmt w:val="decimal"/>
      <w:lvlText w:val="%1."/>
      <w:lvlJc w:val="left"/>
      <w:pPr>
        <w:ind w:left="720" w:hanging="360"/>
      </w:pPr>
    </w:lvl>
    <w:lvl w:ilvl="1" w:tplc="67EC6230">
      <w:start w:val="1"/>
      <w:numFmt w:val="lowerLetter"/>
      <w:lvlText w:val="%2."/>
      <w:lvlJc w:val="left"/>
      <w:pPr>
        <w:ind w:left="1440" w:hanging="360"/>
      </w:pPr>
    </w:lvl>
    <w:lvl w:ilvl="2" w:tplc="30BE3790">
      <w:start w:val="1"/>
      <w:numFmt w:val="lowerRoman"/>
      <w:lvlText w:val="%3."/>
      <w:lvlJc w:val="right"/>
      <w:pPr>
        <w:ind w:left="2160" w:hanging="180"/>
      </w:pPr>
    </w:lvl>
    <w:lvl w:ilvl="3" w:tplc="E9CCFD82">
      <w:start w:val="1"/>
      <w:numFmt w:val="decimal"/>
      <w:lvlText w:val="%4."/>
      <w:lvlJc w:val="left"/>
      <w:pPr>
        <w:ind w:left="2880" w:hanging="360"/>
      </w:pPr>
    </w:lvl>
    <w:lvl w:ilvl="4" w:tplc="E976F928">
      <w:start w:val="1"/>
      <w:numFmt w:val="lowerLetter"/>
      <w:lvlText w:val="%5."/>
      <w:lvlJc w:val="left"/>
      <w:pPr>
        <w:ind w:left="3600" w:hanging="360"/>
      </w:pPr>
    </w:lvl>
    <w:lvl w:ilvl="5" w:tplc="304A074A">
      <w:start w:val="1"/>
      <w:numFmt w:val="lowerRoman"/>
      <w:lvlText w:val="%6."/>
      <w:lvlJc w:val="right"/>
      <w:pPr>
        <w:ind w:left="4320" w:hanging="180"/>
      </w:pPr>
    </w:lvl>
    <w:lvl w:ilvl="6" w:tplc="1FD0E274">
      <w:start w:val="1"/>
      <w:numFmt w:val="decimal"/>
      <w:lvlText w:val="%7."/>
      <w:lvlJc w:val="left"/>
      <w:pPr>
        <w:ind w:left="5040" w:hanging="360"/>
      </w:pPr>
    </w:lvl>
    <w:lvl w:ilvl="7" w:tplc="3C16A3A0">
      <w:start w:val="1"/>
      <w:numFmt w:val="lowerLetter"/>
      <w:lvlText w:val="%8."/>
      <w:lvlJc w:val="left"/>
      <w:pPr>
        <w:ind w:left="5760" w:hanging="360"/>
      </w:pPr>
    </w:lvl>
    <w:lvl w:ilvl="8" w:tplc="CF045582">
      <w:start w:val="1"/>
      <w:numFmt w:val="lowerRoman"/>
      <w:lvlText w:val="%9."/>
      <w:lvlJc w:val="right"/>
      <w:pPr>
        <w:ind w:left="6480" w:hanging="180"/>
      </w:pPr>
    </w:lvl>
  </w:abstractNum>
  <w:abstractNum w:abstractNumId="6" w15:restartNumberingAfterBreak="0">
    <w:nsid w:val="65849F32"/>
    <w:multiLevelType w:val="hybridMultilevel"/>
    <w:tmpl w:val="B65C9356"/>
    <w:lvl w:ilvl="0" w:tplc="C2D060A0">
      <w:start w:val="1"/>
      <w:numFmt w:val="bullet"/>
      <w:lvlText w:val="-"/>
      <w:lvlJc w:val="left"/>
      <w:pPr>
        <w:ind w:left="720" w:hanging="360"/>
      </w:pPr>
      <w:rPr>
        <w:rFonts w:ascii="Aptos" w:hAnsi="Aptos" w:hint="default"/>
      </w:rPr>
    </w:lvl>
    <w:lvl w:ilvl="1" w:tplc="3E887C02">
      <w:start w:val="1"/>
      <w:numFmt w:val="bullet"/>
      <w:lvlText w:val="o"/>
      <w:lvlJc w:val="left"/>
      <w:pPr>
        <w:ind w:left="1440" w:hanging="360"/>
      </w:pPr>
      <w:rPr>
        <w:rFonts w:ascii="Courier New" w:hAnsi="Courier New" w:hint="default"/>
      </w:rPr>
    </w:lvl>
    <w:lvl w:ilvl="2" w:tplc="DC8451AE">
      <w:start w:val="1"/>
      <w:numFmt w:val="bullet"/>
      <w:lvlText w:val=""/>
      <w:lvlJc w:val="left"/>
      <w:pPr>
        <w:ind w:left="2160" w:hanging="360"/>
      </w:pPr>
      <w:rPr>
        <w:rFonts w:ascii="Wingdings" w:hAnsi="Wingdings" w:hint="default"/>
      </w:rPr>
    </w:lvl>
    <w:lvl w:ilvl="3" w:tplc="15001118">
      <w:start w:val="1"/>
      <w:numFmt w:val="bullet"/>
      <w:lvlText w:val=""/>
      <w:lvlJc w:val="left"/>
      <w:pPr>
        <w:ind w:left="2880" w:hanging="360"/>
      </w:pPr>
      <w:rPr>
        <w:rFonts w:ascii="Symbol" w:hAnsi="Symbol" w:hint="default"/>
      </w:rPr>
    </w:lvl>
    <w:lvl w:ilvl="4" w:tplc="0E9E332C">
      <w:start w:val="1"/>
      <w:numFmt w:val="bullet"/>
      <w:lvlText w:val="o"/>
      <w:lvlJc w:val="left"/>
      <w:pPr>
        <w:ind w:left="3600" w:hanging="360"/>
      </w:pPr>
      <w:rPr>
        <w:rFonts w:ascii="Courier New" w:hAnsi="Courier New" w:hint="default"/>
      </w:rPr>
    </w:lvl>
    <w:lvl w:ilvl="5" w:tplc="6DB08642">
      <w:start w:val="1"/>
      <w:numFmt w:val="bullet"/>
      <w:lvlText w:val=""/>
      <w:lvlJc w:val="left"/>
      <w:pPr>
        <w:ind w:left="4320" w:hanging="360"/>
      </w:pPr>
      <w:rPr>
        <w:rFonts w:ascii="Wingdings" w:hAnsi="Wingdings" w:hint="default"/>
      </w:rPr>
    </w:lvl>
    <w:lvl w:ilvl="6" w:tplc="14242D0C">
      <w:start w:val="1"/>
      <w:numFmt w:val="bullet"/>
      <w:lvlText w:val=""/>
      <w:lvlJc w:val="left"/>
      <w:pPr>
        <w:ind w:left="5040" w:hanging="360"/>
      </w:pPr>
      <w:rPr>
        <w:rFonts w:ascii="Symbol" w:hAnsi="Symbol" w:hint="default"/>
      </w:rPr>
    </w:lvl>
    <w:lvl w:ilvl="7" w:tplc="9A6CA9E4">
      <w:start w:val="1"/>
      <w:numFmt w:val="bullet"/>
      <w:lvlText w:val="o"/>
      <w:lvlJc w:val="left"/>
      <w:pPr>
        <w:ind w:left="5760" w:hanging="360"/>
      </w:pPr>
      <w:rPr>
        <w:rFonts w:ascii="Courier New" w:hAnsi="Courier New" w:hint="default"/>
      </w:rPr>
    </w:lvl>
    <w:lvl w:ilvl="8" w:tplc="0F88566C">
      <w:start w:val="1"/>
      <w:numFmt w:val="bullet"/>
      <w:lvlText w:val=""/>
      <w:lvlJc w:val="left"/>
      <w:pPr>
        <w:ind w:left="6480" w:hanging="360"/>
      </w:pPr>
      <w:rPr>
        <w:rFonts w:ascii="Wingdings" w:hAnsi="Wingdings" w:hint="default"/>
      </w:rPr>
    </w:lvl>
  </w:abstractNum>
  <w:abstractNum w:abstractNumId="7" w15:restartNumberingAfterBreak="0">
    <w:nsid w:val="6B4690CA"/>
    <w:multiLevelType w:val="hybridMultilevel"/>
    <w:tmpl w:val="9F60C254"/>
    <w:lvl w:ilvl="0" w:tplc="99888180">
      <w:start w:val="1"/>
      <w:numFmt w:val="bullet"/>
      <w:lvlText w:val=""/>
      <w:lvlJc w:val="left"/>
      <w:pPr>
        <w:ind w:left="720" w:hanging="360"/>
      </w:pPr>
      <w:rPr>
        <w:rFonts w:ascii="Symbol" w:hAnsi="Symbol" w:hint="default"/>
      </w:rPr>
    </w:lvl>
    <w:lvl w:ilvl="1" w:tplc="B1CC7D9C">
      <w:start w:val="1"/>
      <w:numFmt w:val="bullet"/>
      <w:lvlText w:val="o"/>
      <w:lvlJc w:val="left"/>
      <w:pPr>
        <w:ind w:left="1440" w:hanging="360"/>
      </w:pPr>
      <w:rPr>
        <w:rFonts w:ascii="Courier New" w:hAnsi="Courier New" w:hint="default"/>
      </w:rPr>
    </w:lvl>
    <w:lvl w:ilvl="2" w:tplc="38F8030E">
      <w:start w:val="1"/>
      <w:numFmt w:val="bullet"/>
      <w:lvlText w:val=""/>
      <w:lvlJc w:val="left"/>
      <w:pPr>
        <w:ind w:left="2160" w:hanging="360"/>
      </w:pPr>
      <w:rPr>
        <w:rFonts w:ascii="Wingdings" w:hAnsi="Wingdings" w:hint="default"/>
      </w:rPr>
    </w:lvl>
    <w:lvl w:ilvl="3" w:tplc="73028078">
      <w:start w:val="1"/>
      <w:numFmt w:val="bullet"/>
      <w:lvlText w:val=""/>
      <w:lvlJc w:val="left"/>
      <w:pPr>
        <w:ind w:left="2880" w:hanging="360"/>
      </w:pPr>
      <w:rPr>
        <w:rFonts w:ascii="Symbol" w:hAnsi="Symbol" w:hint="default"/>
      </w:rPr>
    </w:lvl>
    <w:lvl w:ilvl="4" w:tplc="005AF7FC">
      <w:start w:val="1"/>
      <w:numFmt w:val="bullet"/>
      <w:lvlText w:val="o"/>
      <w:lvlJc w:val="left"/>
      <w:pPr>
        <w:ind w:left="3600" w:hanging="360"/>
      </w:pPr>
      <w:rPr>
        <w:rFonts w:ascii="Courier New" w:hAnsi="Courier New" w:hint="default"/>
      </w:rPr>
    </w:lvl>
    <w:lvl w:ilvl="5" w:tplc="1D06D354">
      <w:start w:val="1"/>
      <w:numFmt w:val="bullet"/>
      <w:lvlText w:val=""/>
      <w:lvlJc w:val="left"/>
      <w:pPr>
        <w:ind w:left="4320" w:hanging="360"/>
      </w:pPr>
      <w:rPr>
        <w:rFonts w:ascii="Wingdings" w:hAnsi="Wingdings" w:hint="default"/>
      </w:rPr>
    </w:lvl>
    <w:lvl w:ilvl="6" w:tplc="F6DA9712">
      <w:start w:val="1"/>
      <w:numFmt w:val="bullet"/>
      <w:lvlText w:val=""/>
      <w:lvlJc w:val="left"/>
      <w:pPr>
        <w:ind w:left="5040" w:hanging="360"/>
      </w:pPr>
      <w:rPr>
        <w:rFonts w:ascii="Symbol" w:hAnsi="Symbol" w:hint="default"/>
      </w:rPr>
    </w:lvl>
    <w:lvl w:ilvl="7" w:tplc="3640A32A">
      <w:start w:val="1"/>
      <w:numFmt w:val="bullet"/>
      <w:lvlText w:val="o"/>
      <w:lvlJc w:val="left"/>
      <w:pPr>
        <w:ind w:left="5760" w:hanging="360"/>
      </w:pPr>
      <w:rPr>
        <w:rFonts w:ascii="Courier New" w:hAnsi="Courier New" w:hint="default"/>
      </w:rPr>
    </w:lvl>
    <w:lvl w:ilvl="8" w:tplc="F25AF6C2">
      <w:start w:val="1"/>
      <w:numFmt w:val="bullet"/>
      <w:lvlText w:val=""/>
      <w:lvlJc w:val="left"/>
      <w:pPr>
        <w:ind w:left="6480" w:hanging="360"/>
      </w:pPr>
      <w:rPr>
        <w:rFonts w:ascii="Wingdings" w:hAnsi="Wingdings" w:hint="default"/>
      </w:rPr>
    </w:lvl>
  </w:abstractNum>
  <w:abstractNum w:abstractNumId="8" w15:restartNumberingAfterBreak="0">
    <w:nsid w:val="748D1240"/>
    <w:multiLevelType w:val="hybridMultilevel"/>
    <w:tmpl w:val="1A963698"/>
    <w:lvl w:ilvl="0" w:tplc="F4366032">
      <w:start w:val="3"/>
      <w:numFmt w:val="decimal"/>
      <w:lvlText w:val="%1."/>
      <w:lvlJc w:val="left"/>
      <w:pPr>
        <w:ind w:left="720" w:hanging="360"/>
      </w:pPr>
    </w:lvl>
    <w:lvl w:ilvl="1" w:tplc="F4609EE8">
      <w:start w:val="1"/>
      <w:numFmt w:val="lowerLetter"/>
      <w:lvlText w:val="%2."/>
      <w:lvlJc w:val="left"/>
      <w:pPr>
        <w:ind w:left="1440" w:hanging="360"/>
      </w:pPr>
    </w:lvl>
    <w:lvl w:ilvl="2" w:tplc="BDA015CC">
      <w:start w:val="1"/>
      <w:numFmt w:val="lowerRoman"/>
      <w:lvlText w:val="%3."/>
      <w:lvlJc w:val="right"/>
      <w:pPr>
        <w:ind w:left="2160" w:hanging="180"/>
      </w:pPr>
    </w:lvl>
    <w:lvl w:ilvl="3" w:tplc="B5A05AE0">
      <w:start w:val="1"/>
      <w:numFmt w:val="decimal"/>
      <w:lvlText w:val="%4."/>
      <w:lvlJc w:val="left"/>
      <w:pPr>
        <w:ind w:left="2880" w:hanging="360"/>
      </w:pPr>
    </w:lvl>
    <w:lvl w:ilvl="4" w:tplc="A1D4C0A4">
      <w:start w:val="1"/>
      <w:numFmt w:val="lowerLetter"/>
      <w:lvlText w:val="%5."/>
      <w:lvlJc w:val="left"/>
      <w:pPr>
        <w:ind w:left="3600" w:hanging="360"/>
      </w:pPr>
    </w:lvl>
    <w:lvl w:ilvl="5" w:tplc="E6ECA638">
      <w:start w:val="1"/>
      <w:numFmt w:val="lowerRoman"/>
      <w:lvlText w:val="%6."/>
      <w:lvlJc w:val="right"/>
      <w:pPr>
        <w:ind w:left="4320" w:hanging="180"/>
      </w:pPr>
    </w:lvl>
    <w:lvl w:ilvl="6" w:tplc="658AEFFE">
      <w:start w:val="1"/>
      <w:numFmt w:val="decimal"/>
      <w:lvlText w:val="%7."/>
      <w:lvlJc w:val="left"/>
      <w:pPr>
        <w:ind w:left="5040" w:hanging="360"/>
      </w:pPr>
    </w:lvl>
    <w:lvl w:ilvl="7" w:tplc="8764A6F0">
      <w:start w:val="1"/>
      <w:numFmt w:val="lowerLetter"/>
      <w:lvlText w:val="%8."/>
      <w:lvlJc w:val="left"/>
      <w:pPr>
        <w:ind w:left="5760" w:hanging="360"/>
      </w:pPr>
    </w:lvl>
    <w:lvl w:ilvl="8" w:tplc="C9D0B5A6">
      <w:start w:val="1"/>
      <w:numFmt w:val="lowerRoman"/>
      <w:lvlText w:val="%9."/>
      <w:lvlJc w:val="right"/>
      <w:pPr>
        <w:ind w:left="6480" w:hanging="180"/>
      </w:pPr>
    </w:lvl>
  </w:abstractNum>
  <w:abstractNum w:abstractNumId="9" w15:restartNumberingAfterBreak="0">
    <w:nsid w:val="7ECCC113"/>
    <w:multiLevelType w:val="hybridMultilevel"/>
    <w:tmpl w:val="EAD8FD18"/>
    <w:lvl w:ilvl="0" w:tplc="2126F8A2">
      <w:start w:val="1"/>
      <w:numFmt w:val="bullet"/>
      <w:lvlText w:val="-"/>
      <w:lvlJc w:val="left"/>
      <w:pPr>
        <w:ind w:left="720" w:hanging="360"/>
      </w:pPr>
      <w:rPr>
        <w:rFonts w:ascii="Aptos" w:hAnsi="Aptos" w:hint="default"/>
      </w:rPr>
    </w:lvl>
    <w:lvl w:ilvl="1" w:tplc="E58A5B2E">
      <w:start w:val="1"/>
      <w:numFmt w:val="bullet"/>
      <w:lvlText w:val="o"/>
      <w:lvlJc w:val="left"/>
      <w:pPr>
        <w:ind w:left="1440" w:hanging="360"/>
      </w:pPr>
      <w:rPr>
        <w:rFonts w:ascii="Courier New" w:hAnsi="Courier New" w:hint="default"/>
      </w:rPr>
    </w:lvl>
    <w:lvl w:ilvl="2" w:tplc="8B72F710">
      <w:start w:val="1"/>
      <w:numFmt w:val="bullet"/>
      <w:lvlText w:val=""/>
      <w:lvlJc w:val="left"/>
      <w:pPr>
        <w:ind w:left="2160" w:hanging="360"/>
      </w:pPr>
      <w:rPr>
        <w:rFonts w:ascii="Wingdings" w:hAnsi="Wingdings" w:hint="default"/>
      </w:rPr>
    </w:lvl>
    <w:lvl w:ilvl="3" w:tplc="BE44A938">
      <w:start w:val="1"/>
      <w:numFmt w:val="bullet"/>
      <w:lvlText w:val=""/>
      <w:lvlJc w:val="left"/>
      <w:pPr>
        <w:ind w:left="2880" w:hanging="360"/>
      </w:pPr>
      <w:rPr>
        <w:rFonts w:ascii="Symbol" w:hAnsi="Symbol" w:hint="default"/>
      </w:rPr>
    </w:lvl>
    <w:lvl w:ilvl="4" w:tplc="64186DC2">
      <w:start w:val="1"/>
      <w:numFmt w:val="bullet"/>
      <w:lvlText w:val="o"/>
      <w:lvlJc w:val="left"/>
      <w:pPr>
        <w:ind w:left="3600" w:hanging="360"/>
      </w:pPr>
      <w:rPr>
        <w:rFonts w:ascii="Courier New" w:hAnsi="Courier New" w:hint="default"/>
      </w:rPr>
    </w:lvl>
    <w:lvl w:ilvl="5" w:tplc="45A43034">
      <w:start w:val="1"/>
      <w:numFmt w:val="bullet"/>
      <w:lvlText w:val=""/>
      <w:lvlJc w:val="left"/>
      <w:pPr>
        <w:ind w:left="4320" w:hanging="360"/>
      </w:pPr>
      <w:rPr>
        <w:rFonts w:ascii="Wingdings" w:hAnsi="Wingdings" w:hint="default"/>
      </w:rPr>
    </w:lvl>
    <w:lvl w:ilvl="6" w:tplc="8564CB04">
      <w:start w:val="1"/>
      <w:numFmt w:val="bullet"/>
      <w:lvlText w:val=""/>
      <w:lvlJc w:val="left"/>
      <w:pPr>
        <w:ind w:left="5040" w:hanging="360"/>
      </w:pPr>
      <w:rPr>
        <w:rFonts w:ascii="Symbol" w:hAnsi="Symbol" w:hint="default"/>
      </w:rPr>
    </w:lvl>
    <w:lvl w:ilvl="7" w:tplc="F2900658">
      <w:start w:val="1"/>
      <w:numFmt w:val="bullet"/>
      <w:lvlText w:val="o"/>
      <w:lvlJc w:val="left"/>
      <w:pPr>
        <w:ind w:left="5760" w:hanging="360"/>
      </w:pPr>
      <w:rPr>
        <w:rFonts w:ascii="Courier New" w:hAnsi="Courier New" w:hint="default"/>
      </w:rPr>
    </w:lvl>
    <w:lvl w:ilvl="8" w:tplc="DB5021E0">
      <w:start w:val="1"/>
      <w:numFmt w:val="bullet"/>
      <w:lvlText w:val=""/>
      <w:lvlJc w:val="left"/>
      <w:pPr>
        <w:ind w:left="6480" w:hanging="360"/>
      </w:pPr>
      <w:rPr>
        <w:rFonts w:ascii="Wingdings" w:hAnsi="Wingdings" w:hint="default"/>
      </w:rPr>
    </w:lvl>
  </w:abstractNum>
  <w:num w:numId="1" w16cid:durableId="1068381743">
    <w:abstractNumId w:val="8"/>
  </w:num>
  <w:num w:numId="2" w16cid:durableId="963002733">
    <w:abstractNumId w:val="2"/>
  </w:num>
  <w:num w:numId="3" w16cid:durableId="1306163973">
    <w:abstractNumId w:val="1"/>
  </w:num>
  <w:num w:numId="4" w16cid:durableId="1832523938">
    <w:abstractNumId w:val="3"/>
  </w:num>
  <w:num w:numId="5" w16cid:durableId="1443955622">
    <w:abstractNumId w:val="6"/>
  </w:num>
  <w:num w:numId="6" w16cid:durableId="1595934703">
    <w:abstractNumId w:val="7"/>
  </w:num>
  <w:num w:numId="7" w16cid:durableId="539517509">
    <w:abstractNumId w:val="0"/>
  </w:num>
  <w:num w:numId="8" w16cid:durableId="1093162983">
    <w:abstractNumId w:val="5"/>
  </w:num>
  <w:num w:numId="9" w16cid:durableId="1867254857">
    <w:abstractNumId w:val="4"/>
  </w:num>
  <w:num w:numId="10" w16cid:durableId="55131343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C102769"/>
    <w:rsid w:val="00000D45"/>
    <w:rsid w:val="00001D7C"/>
    <w:rsid w:val="00001FC0"/>
    <w:rsid w:val="00003DFE"/>
    <w:rsid w:val="000054B2"/>
    <w:rsid w:val="0000555E"/>
    <w:rsid w:val="00012DD0"/>
    <w:rsid w:val="00012F6F"/>
    <w:rsid w:val="00013810"/>
    <w:rsid w:val="00022A0E"/>
    <w:rsid w:val="00023D05"/>
    <w:rsid w:val="000339C8"/>
    <w:rsid w:val="00033B86"/>
    <w:rsid w:val="00034661"/>
    <w:rsid w:val="00035299"/>
    <w:rsid w:val="00036C3C"/>
    <w:rsid w:val="000420D7"/>
    <w:rsid w:val="00042CD9"/>
    <w:rsid w:val="00042CE2"/>
    <w:rsid w:val="00043D6E"/>
    <w:rsid w:val="00044A80"/>
    <w:rsid w:val="00057268"/>
    <w:rsid w:val="00060DB8"/>
    <w:rsid w:val="00065D0C"/>
    <w:rsid w:val="00074485"/>
    <w:rsid w:val="0007607C"/>
    <w:rsid w:val="00083A71"/>
    <w:rsid w:val="0009231E"/>
    <w:rsid w:val="0009582C"/>
    <w:rsid w:val="00096DC8"/>
    <w:rsid w:val="000A0090"/>
    <w:rsid w:val="000A6077"/>
    <w:rsid w:val="000B1125"/>
    <w:rsid w:val="000B37B4"/>
    <w:rsid w:val="000B47D2"/>
    <w:rsid w:val="000B58D2"/>
    <w:rsid w:val="000D1EF5"/>
    <w:rsid w:val="000D5861"/>
    <w:rsid w:val="000D6BF7"/>
    <w:rsid w:val="000E3867"/>
    <w:rsid w:val="000E41D9"/>
    <w:rsid w:val="000E4600"/>
    <w:rsid w:val="000F2378"/>
    <w:rsid w:val="00100950"/>
    <w:rsid w:val="001042E0"/>
    <w:rsid w:val="001047D7"/>
    <w:rsid w:val="00105C48"/>
    <w:rsid w:val="00105D70"/>
    <w:rsid w:val="00111BCE"/>
    <w:rsid w:val="00114459"/>
    <w:rsid w:val="0012767E"/>
    <w:rsid w:val="0013536B"/>
    <w:rsid w:val="00136113"/>
    <w:rsid w:val="001409E2"/>
    <w:rsid w:val="00142F23"/>
    <w:rsid w:val="001432C2"/>
    <w:rsid w:val="0014563D"/>
    <w:rsid w:val="001461E9"/>
    <w:rsid w:val="0015051B"/>
    <w:rsid w:val="001570B0"/>
    <w:rsid w:val="001728EB"/>
    <w:rsid w:val="00177267"/>
    <w:rsid w:val="00177CCA"/>
    <w:rsid w:val="00177E01"/>
    <w:rsid w:val="0018109D"/>
    <w:rsid w:val="00182B90"/>
    <w:rsid w:val="00192995"/>
    <w:rsid w:val="001A7194"/>
    <w:rsid w:val="001B0B31"/>
    <w:rsid w:val="001B2E18"/>
    <w:rsid w:val="001B7DC9"/>
    <w:rsid w:val="001C1795"/>
    <w:rsid w:val="001C45C9"/>
    <w:rsid w:val="001D015C"/>
    <w:rsid w:val="001D5A59"/>
    <w:rsid w:val="001D7814"/>
    <w:rsid w:val="001E4DFD"/>
    <w:rsid w:val="001F10F4"/>
    <w:rsid w:val="001F3305"/>
    <w:rsid w:val="001F510B"/>
    <w:rsid w:val="00203F47"/>
    <w:rsid w:val="00224922"/>
    <w:rsid w:val="002265A5"/>
    <w:rsid w:val="00230B94"/>
    <w:rsid w:val="0023295B"/>
    <w:rsid w:val="00232FC6"/>
    <w:rsid w:val="00237381"/>
    <w:rsid w:val="0024021D"/>
    <w:rsid w:val="00242711"/>
    <w:rsid w:val="00250DF8"/>
    <w:rsid w:val="002538ED"/>
    <w:rsid w:val="002616FC"/>
    <w:rsid w:val="002617AE"/>
    <w:rsid w:val="002648B5"/>
    <w:rsid w:val="002707E6"/>
    <w:rsid w:val="00277145"/>
    <w:rsid w:val="0027725F"/>
    <w:rsid w:val="00281059"/>
    <w:rsid w:val="002845D3"/>
    <w:rsid w:val="0028495E"/>
    <w:rsid w:val="00290248"/>
    <w:rsid w:val="002926EF"/>
    <w:rsid w:val="002939DD"/>
    <w:rsid w:val="002946D4"/>
    <w:rsid w:val="0029502C"/>
    <w:rsid w:val="00295DF3"/>
    <w:rsid w:val="00297784"/>
    <w:rsid w:val="002A159B"/>
    <w:rsid w:val="002A2D5C"/>
    <w:rsid w:val="002A56FC"/>
    <w:rsid w:val="002B221F"/>
    <w:rsid w:val="002B3050"/>
    <w:rsid w:val="002B6768"/>
    <w:rsid w:val="002C1736"/>
    <w:rsid w:val="002C3F34"/>
    <w:rsid w:val="002C5350"/>
    <w:rsid w:val="002C6717"/>
    <w:rsid w:val="002D1E98"/>
    <w:rsid w:val="002D37A0"/>
    <w:rsid w:val="002D4516"/>
    <w:rsid w:val="002E0502"/>
    <w:rsid w:val="002E2A81"/>
    <w:rsid w:val="002E335B"/>
    <w:rsid w:val="002F1319"/>
    <w:rsid w:val="002F2893"/>
    <w:rsid w:val="002F607A"/>
    <w:rsid w:val="002F6995"/>
    <w:rsid w:val="00305B6F"/>
    <w:rsid w:val="00317F0A"/>
    <w:rsid w:val="0032125F"/>
    <w:rsid w:val="0032632F"/>
    <w:rsid w:val="003276C3"/>
    <w:rsid w:val="00330AC0"/>
    <w:rsid w:val="003315EB"/>
    <w:rsid w:val="00335232"/>
    <w:rsid w:val="00343546"/>
    <w:rsid w:val="003543B6"/>
    <w:rsid w:val="00356577"/>
    <w:rsid w:val="00357A56"/>
    <w:rsid w:val="00360ED2"/>
    <w:rsid w:val="003611F0"/>
    <w:rsid w:val="0036271C"/>
    <w:rsid w:val="00362972"/>
    <w:rsid w:val="00362A05"/>
    <w:rsid w:val="00365474"/>
    <w:rsid w:val="00366A38"/>
    <w:rsid w:val="00371BF7"/>
    <w:rsid w:val="00371D24"/>
    <w:rsid w:val="00372DFD"/>
    <w:rsid w:val="003774D1"/>
    <w:rsid w:val="00385288"/>
    <w:rsid w:val="00387739"/>
    <w:rsid w:val="00391110"/>
    <w:rsid w:val="00392F21"/>
    <w:rsid w:val="00393C1F"/>
    <w:rsid w:val="00396631"/>
    <w:rsid w:val="003A0D4E"/>
    <w:rsid w:val="003B2C87"/>
    <w:rsid w:val="003D6529"/>
    <w:rsid w:val="003E4EA0"/>
    <w:rsid w:val="003F245F"/>
    <w:rsid w:val="00403EC9"/>
    <w:rsid w:val="00420021"/>
    <w:rsid w:val="0042044B"/>
    <w:rsid w:val="00421218"/>
    <w:rsid w:val="00425911"/>
    <w:rsid w:val="00430E81"/>
    <w:rsid w:val="00432716"/>
    <w:rsid w:val="004342A1"/>
    <w:rsid w:val="0043555D"/>
    <w:rsid w:val="0044096C"/>
    <w:rsid w:val="00442095"/>
    <w:rsid w:val="00445628"/>
    <w:rsid w:val="0045015B"/>
    <w:rsid w:val="00451041"/>
    <w:rsid w:val="004525C3"/>
    <w:rsid w:val="00454670"/>
    <w:rsid w:val="00456CF2"/>
    <w:rsid w:val="00457061"/>
    <w:rsid w:val="00461570"/>
    <w:rsid w:val="00463451"/>
    <w:rsid w:val="00466AC8"/>
    <w:rsid w:val="00467F98"/>
    <w:rsid w:val="00471609"/>
    <w:rsid w:val="00471E14"/>
    <w:rsid w:val="00475C4B"/>
    <w:rsid w:val="00483835"/>
    <w:rsid w:val="004847D7"/>
    <w:rsid w:val="004853D4"/>
    <w:rsid w:val="00486FD5"/>
    <w:rsid w:val="0049304D"/>
    <w:rsid w:val="00494718"/>
    <w:rsid w:val="00496F97"/>
    <w:rsid w:val="004A1AEE"/>
    <w:rsid w:val="004A25D0"/>
    <w:rsid w:val="004A31AA"/>
    <w:rsid w:val="004A6E52"/>
    <w:rsid w:val="004B304A"/>
    <w:rsid w:val="004B3D83"/>
    <w:rsid w:val="004C0428"/>
    <w:rsid w:val="004C110F"/>
    <w:rsid w:val="004C6C95"/>
    <w:rsid w:val="004D0882"/>
    <w:rsid w:val="004D1AD0"/>
    <w:rsid w:val="004E1E1C"/>
    <w:rsid w:val="004E1E43"/>
    <w:rsid w:val="004E288D"/>
    <w:rsid w:val="004E40EB"/>
    <w:rsid w:val="004E7A7C"/>
    <w:rsid w:val="004F1B54"/>
    <w:rsid w:val="004F2724"/>
    <w:rsid w:val="004F30DD"/>
    <w:rsid w:val="004F343C"/>
    <w:rsid w:val="0050032C"/>
    <w:rsid w:val="005177B1"/>
    <w:rsid w:val="00517CD1"/>
    <w:rsid w:val="00520769"/>
    <w:rsid w:val="00521AD7"/>
    <w:rsid w:val="005256A8"/>
    <w:rsid w:val="005264A3"/>
    <w:rsid w:val="00527011"/>
    <w:rsid w:val="00530EA3"/>
    <w:rsid w:val="00531CFF"/>
    <w:rsid w:val="00554675"/>
    <w:rsid w:val="005576F8"/>
    <w:rsid w:val="00572AF3"/>
    <w:rsid w:val="00576685"/>
    <w:rsid w:val="00582B9A"/>
    <w:rsid w:val="005841C6"/>
    <w:rsid w:val="00584F16"/>
    <w:rsid w:val="00586820"/>
    <w:rsid w:val="0059683F"/>
    <w:rsid w:val="005B35DB"/>
    <w:rsid w:val="005B49BB"/>
    <w:rsid w:val="005B5C6D"/>
    <w:rsid w:val="005C09D3"/>
    <w:rsid w:val="005C19AF"/>
    <w:rsid w:val="005C1CEE"/>
    <w:rsid w:val="005C21C6"/>
    <w:rsid w:val="005C3AAE"/>
    <w:rsid w:val="005C7459"/>
    <w:rsid w:val="005D2781"/>
    <w:rsid w:val="005D4A21"/>
    <w:rsid w:val="005D6A56"/>
    <w:rsid w:val="005E1F84"/>
    <w:rsid w:val="005F3921"/>
    <w:rsid w:val="006012BC"/>
    <w:rsid w:val="00604847"/>
    <w:rsid w:val="006055A1"/>
    <w:rsid w:val="006148E8"/>
    <w:rsid w:val="00616420"/>
    <w:rsid w:val="00620AE3"/>
    <w:rsid w:val="00620BEA"/>
    <w:rsid w:val="00625650"/>
    <w:rsid w:val="006467C7"/>
    <w:rsid w:val="00647EF2"/>
    <w:rsid w:val="00653C12"/>
    <w:rsid w:val="00661191"/>
    <w:rsid w:val="006637F9"/>
    <w:rsid w:val="0067488E"/>
    <w:rsid w:val="00676304"/>
    <w:rsid w:val="006772C6"/>
    <w:rsid w:val="00690AC4"/>
    <w:rsid w:val="00696646"/>
    <w:rsid w:val="00697233"/>
    <w:rsid w:val="006A2461"/>
    <w:rsid w:val="006A5220"/>
    <w:rsid w:val="006C1C5B"/>
    <w:rsid w:val="006C44D2"/>
    <w:rsid w:val="006C67CD"/>
    <w:rsid w:val="006D3B1D"/>
    <w:rsid w:val="006D3E3B"/>
    <w:rsid w:val="006D577F"/>
    <w:rsid w:val="006E28E5"/>
    <w:rsid w:val="006E4EC1"/>
    <w:rsid w:val="006E5F05"/>
    <w:rsid w:val="006E5F62"/>
    <w:rsid w:val="006F2293"/>
    <w:rsid w:val="007060D0"/>
    <w:rsid w:val="007076C2"/>
    <w:rsid w:val="007100CD"/>
    <w:rsid w:val="00715245"/>
    <w:rsid w:val="007222C6"/>
    <w:rsid w:val="007356C6"/>
    <w:rsid w:val="0073600E"/>
    <w:rsid w:val="0073798C"/>
    <w:rsid w:val="00742CA1"/>
    <w:rsid w:val="00765887"/>
    <w:rsid w:val="0076682D"/>
    <w:rsid w:val="00770BD7"/>
    <w:rsid w:val="00772A03"/>
    <w:rsid w:val="00780447"/>
    <w:rsid w:val="007805DB"/>
    <w:rsid w:val="0078109B"/>
    <w:rsid w:val="00784818"/>
    <w:rsid w:val="00790664"/>
    <w:rsid w:val="00793186"/>
    <w:rsid w:val="00795506"/>
    <w:rsid w:val="007A118A"/>
    <w:rsid w:val="007A33D2"/>
    <w:rsid w:val="007A429E"/>
    <w:rsid w:val="007A5289"/>
    <w:rsid w:val="007A6890"/>
    <w:rsid w:val="007B5A70"/>
    <w:rsid w:val="007C4063"/>
    <w:rsid w:val="007C6EF0"/>
    <w:rsid w:val="007C7AA0"/>
    <w:rsid w:val="007D28BD"/>
    <w:rsid w:val="007D5DED"/>
    <w:rsid w:val="007E153D"/>
    <w:rsid w:val="007E3569"/>
    <w:rsid w:val="007F2693"/>
    <w:rsid w:val="00800C8E"/>
    <w:rsid w:val="00803B59"/>
    <w:rsid w:val="00804AFA"/>
    <w:rsid w:val="008051CC"/>
    <w:rsid w:val="00809B4A"/>
    <w:rsid w:val="008103CD"/>
    <w:rsid w:val="00822A22"/>
    <w:rsid w:val="0083232F"/>
    <w:rsid w:val="00834392"/>
    <w:rsid w:val="00835ECF"/>
    <w:rsid w:val="00840C34"/>
    <w:rsid w:val="00843C4A"/>
    <w:rsid w:val="008448D6"/>
    <w:rsid w:val="00844E76"/>
    <w:rsid w:val="00845E45"/>
    <w:rsid w:val="00850B1C"/>
    <w:rsid w:val="00866206"/>
    <w:rsid w:val="00872DFB"/>
    <w:rsid w:val="00873C4E"/>
    <w:rsid w:val="00877452"/>
    <w:rsid w:val="00880AC2"/>
    <w:rsid w:val="00885C35"/>
    <w:rsid w:val="00893086"/>
    <w:rsid w:val="008939F0"/>
    <w:rsid w:val="00893A2C"/>
    <w:rsid w:val="00893D5C"/>
    <w:rsid w:val="00894B5C"/>
    <w:rsid w:val="00896828"/>
    <w:rsid w:val="008A2EDF"/>
    <w:rsid w:val="008A7488"/>
    <w:rsid w:val="008B71CD"/>
    <w:rsid w:val="008B79B4"/>
    <w:rsid w:val="008C116E"/>
    <w:rsid w:val="008C302F"/>
    <w:rsid w:val="008C5076"/>
    <w:rsid w:val="008C613B"/>
    <w:rsid w:val="008D351B"/>
    <w:rsid w:val="008D4067"/>
    <w:rsid w:val="008D5CAC"/>
    <w:rsid w:val="008D73EF"/>
    <w:rsid w:val="008E7BA1"/>
    <w:rsid w:val="008F294F"/>
    <w:rsid w:val="008F2D00"/>
    <w:rsid w:val="008F6FB3"/>
    <w:rsid w:val="009071F9"/>
    <w:rsid w:val="00907CF8"/>
    <w:rsid w:val="00912D0A"/>
    <w:rsid w:val="00924AC9"/>
    <w:rsid w:val="00925E4F"/>
    <w:rsid w:val="00926E1D"/>
    <w:rsid w:val="00934F76"/>
    <w:rsid w:val="00936DCF"/>
    <w:rsid w:val="00942550"/>
    <w:rsid w:val="00942E9F"/>
    <w:rsid w:val="009434A3"/>
    <w:rsid w:val="009440C8"/>
    <w:rsid w:val="00950753"/>
    <w:rsid w:val="0096551B"/>
    <w:rsid w:val="009667E8"/>
    <w:rsid w:val="00980980"/>
    <w:rsid w:val="009822EF"/>
    <w:rsid w:val="00984ACE"/>
    <w:rsid w:val="00991C76"/>
    <w:rsid w:val="009A6F1C"/>
    <w:rsid w:val="009B1D12"/>
    <w:rsid w:val="009B2346"/>
    <w:rsid w:val="009B3389"/>
    <w:rsid w:val="009B353D"/>
    <w:rsid w:val="009B525C"/>
    <w:rsid w:val="009B6C8F"/>
    <w:rsid w:val="009C15B7"/>
    <w:rsid w:val="009C173F"/>
    <w:rsid w:val="009C296B"/>
    <w:rsid w:val="009C487E"/>
    <w:rsid w:val="009D0D86"/>
    <w:rsid w:val="009D5567"/>
    <w:rsid w:val="009D6D70"/>
    <w:rsid w:val="009E2A2B"/>
    <w:rsid w:val="009E3063"/>
    <w:rsid w:val="009E39BB"/>
    <w:rsid w:val="009E5B65"/>
    <w:rsid w:val="009F173D"/>
    <w:rsid w:val="009F4E84"/>
    <w:rsid w:val="009F78A2"/>
    <w:rsid w:val="00A011D4"/>
    <w:rsid w:val="00A14228"/>
    <w:rsid w:val="00A200C6"/>
    <w:rsid w:val="00A2213F"/>
    <w:rsid w:val="00A31A32"/>
    <w:rsid w:val="00A33538"/>
    <w:rsid w:val="00A55DC7"/>
    <w:rsid w:val="00A87C67"/>
    <w:rsid w:val="00A904A0"/>
    <w:rsid w:val="00A91339"/>
    <w:rsid w:val="00A92392"/>
    <w:rsid w:val="00A95F5F"/>
    <w:rsid w:val="00AA4CE1"/>
    <w:rsid w:val="00AB050A"/>
    <w:rsid w:val="00AB2E17"/>
    <w:rsid w:val="00AC2B2D"/>
    <w:rsid w:val="00AC6224"/>
    <w:rsid w:val="00AC6F7B"/>
    <w:rsid w:val="00AD04A3"/>
    <w:rsid w:val="00AD1D86"/>
    <w:rsid w:val="00AD368C"/>
    <w:rsid w:val="00AD7FBD"/>
    <w:rsid w:val="00AE1DFF"/>
    <w:rsid w:val="00AE302D"/>
    <w:rsid w:val="00AF60E2"/>
    <w:rsid w:val="00B0035E"/>
    <w:rsid w:val="00B009C7"/>
    <w:rsid w:val="00B00AFC"/>
    <w:rsid w:val="00B038F0"/>
    <w:rsid w:val="00B044E1"/>
    <w:rsid w:val="00B14459"/>
    <w:rsid w:val="00B15507"/>
    <w:rsid w:val="00B16F57"/>
    <w:rsid w:val="00B20F34"/>
    <w:rsid w:val="00B33C3C"/>
    <w:rsid w:val="00B34F59"/>
    <w:rsid w:val="00B37114"/>
    <w:rsid w:val="00B37A88"/>
    <w:rsid w:val="00B4256C"/>
    <w:rsid w:val="00B4300D"/>
    <w:rsid w:val="00B46642"/>
    <w:rsid w:val="00B46A9F"/>
    <w:rsid w:val="00B52AAC"/>
    <w:rsid w:val="00B54AA3"/>
    <w:rsid w:val="00B60CD2"/>
    <w:rsid w:val="00B6206C"/>
    <w:rsid w:val="00B6677D"/>
    <w:rsid w:val="00B73F3B"/>
    <w:rsid w:val="00B82A47"/>
    <w:rsid w:val="00B83F13"/>
    <w:rsid w:val="00B90815"/>
    <w:rsid w:val="00B93499"/>
    <w:rsid w:val="00B963A4"/>
    <w:rsid w:val="00B97971"/>
    <w:rsid w:val="00BA0B9B"/>
    <w:rsid w:val="00BA323B"/>
    <w:rsid w:val="00BB6771"/>
    <w:rsid w:val="00BC2F1F"/>
    <w:rsid w:val="00BE5903"/>
    <w:rsid w:val="00BEAB77"/>
    <w:rsid w:val="00BF65FA"/>
    <w:rsid w:val="00C032B6"/>
    <w:rsid w:val="00C03F51"/>
    <w:rsid w:val="00C1012E"/>
    <w:rsid w:val="00C12CCD"/>
    <w:rsid w:val="00C149B8"/>
    <w:rsid w:val="00C16AA3"/>
    <w:rsid w:val="00C22D1F"/>
    <w:rsid w:val="00C26D9B"/>
    <w:rsid w:val="00C30641"/>
    <w:rsid w:val="00C330E0"/>
    <w:rsid w:val="00C50B62"/>
    <w:rsid w:val="00C54F06"/>
    <w:rsid w:val="00C61D2B"/>
    <w:rsid w:val="00C6699F"/>
    <w:rsid w:val="00C754D6"/>
    <w:rsid w:val="00C7632C"/>
    <w:rsid w:val="00C90BEC"/>
    <w:rsid w:val="00C94C9B"/>
    <w:rsid w:val="00CA61AA"/>
    <w:rsid w:val="00CB446D"/>
    <w:rsid w:val="00CB5689"/>
    <w:rsid w:val="00CB5D05"/>
    <w:rsid w:val="00CC0404"/>
    <w:rsid w:val="00CC259D"/>
    <w:rsid w:val="00CC3CDC"/>
    <w:rsid w:val="00CD22BD"/>
    <w:rsid w:val="00CD2BD1"/>
    <w:rsid w:val="00CD4128"/>
    <w:rsid w:val="00CE42FD"/>
    <w:rsid w:val="00CF06EB"/>
    <w:rsid w:val="00CF7D4C"/>
    <w:rsid w:val="00CF7E1F"/>
    <w:rsid w:val="00D02EB2"/>
    <w:rsid w:val="00D10DC7"/>
    <w:rsid w:val="00D15FCB"/>
    <w:rsid w:val="00D2155A"/>
    <w:rsid w:val="00D31A31"/>
    <w:rsid w:val="00D334C7"/>
    <w:rsid w:val="00D4406B"/>
    <w:rsid w:val="00D4593D"/>
    <w:rsid w:val="00D52E10"/>
    <w:rsid w:val="00D54DAE"/>
    <w:rsid w:val="00D75DA6"/>
    <w:rsid w:val="00D77DED"/>
    <w:rsid w:val="00D916A2"/>
    <w:rsid w:val="00D95F2B"/>
    <w:rsid w:val="00DA15B6"/>
    <w:rsid w:val="00DA5BBA"/>
    <w:rsid w:val="00DB4026"/>
    <w:rsid w:val="00DB6200"/>
    <w:rsid w:val="00DC3223"/>
    <w:rsid w:val="00DC50FF"/>
    <w:rsid w:val="00DD0F39"/>
    <w:rsid w:val="00DD322D"/>
    <w:rsid w:val="00DE1234"/>
    <w:rsid w:val="00DE1BD7"/>
    <w:rsid w:val="00E004FB"/>
    <w:rsid w:val="00E04079"/>
    <w:rsid w:val="00E07C2D"/>
    <w:rsid w:val="00E128E4"/>
    <w:rsid w:val="00E148B8"/>
    <w:rsid w:val="00E233E0"/>
    <w:rsid w:val="00E26606"/>
    <w:rsid w:val="00E2F2B3"/>
    <w:rsid w:val="00E3004B"/>
    <w:rsid w:val="00E32165"/>
    <w:rsid w:val="00E33108"/>
    <w:rsid w:val="00E4138F"/>
    <w:rsid w:val="00E44317"/>
    <w:rsid w:val="00E44AA9"/>
    <w:rsid w:val="00E45D5C"/>
    <w:rsid w:val="00E470A6"/>
    <w:rsid w:val="00E5003C"/>
    <w:rsid w:val="00E503EE"/>
    <w:rsid w:val="00E525D7"/>
    <w:rsid w:val="00E528C3"/>
    <w:rsid w:val="00E61131"/>
    <w:rsid w:val="00E62062"/>
    <w:rsid w:val="00E646B2"/>
    <w:rsid w:val="00E66062"/>
    <w:rsid w:val="00E6645A"/>
    <w:rsid w:val="00E71AB3"/>
    <w:rsid w:val="00E823B1"/>
    <w:rsid w:val="00E874CC"/>
    <w:rsid w:val="00E95164"/>
    <w:rsid w:val="00E95E61"/>
    <w:rsid w:val="00E964E4"/>
    <w:rsid w:val="00E966F4"/>
    <w:rsid w:val="00E96A71"/>
    <w:rsid w:val="00EA101E"/>
    <w:rsid w:val="00EA6969"/>
    <w:rsid w:val="00EB21D2"/>
    <w:rsid w:val="00EB5211"/>
    <w:rsid w:val="00EC121F"/>
    <w:rsid w:val="00EC26D0"/>
    <w:rsid w:val="00EC425A"/>
    <w:rsid w:val="00EC64A4"/>
    <w:rsid w:val="00ED048C"/>
    <w:rsid w:val="00ED0AE5"/>
    <w:rsid w:val="00ED51E2"/>
    <w:rsid w:val="00ED6805"/>
    <w:rsid w:val="00EE0EB9"/>
    <w:rsid w:val="00EE457A"/>
    <w:rsid w:val="00EE7161"/>
    <w:rsid w:val="00EF72AB"/>
    <w:rsid w:val="00F02E4D"/>
    <w:rsid w:val="00F041C7"/>
    <w:rsid w:val="00F115F9"/>
    <w:rsid w:val="00F13B90"/>
    <w:rsid w:val="00F25866"/>
    <w:rsid w:val="00F26834"/>
    <w:rsid w:val="00F3039F"/>
    <w:rsid w:val="00F31F97"/>
    <w:rsid w:val="00F34838"/>
    <w:rsid w:val="00F361DC"/>
    <w:rsid w:val="00F40A05"/>
    <w:rsid w:val="00F428BD"/>
    <w:rsid w:val="00F51DA9"/>
    <w:rsid w:val="00F54AC8"/>
    <w:rsid w:val="00F57F31"/>
    <w:rsid w:val="00F60C0F"/>
    <w:rsid w:val="00F6110F"/>
    <w:rsid w:val="00F61250"/>
    <w:rsid w:val="00F644D3"/>
    <w:rsid w:val="00F67F9A"/>
    <w:rsid w:val="00F80DD7"/>
    <w:rsid w:val="00F8216E"/>
    <w:rsid w:val="00F84B90"/>
    <w:rsid w:val="00F9294B"/>
    <w:rsid w:val="00F94E45"/>
    <w:rsid w:val="00F95115"/>
    <w:rsid w:val="00FA1E0A"/>
    <w:rsid w:val="00FA28B3"/>
    <w:rsid w:val="00FA2C96"/>
    <w:rsid w:val="00FA3A45"/>
    <w:rsid w:val="00FC5B8E"/>
    <w:rsid w:val="00FC713D"/>
    <w:rsid w:val="00FC71CF"/>
    <w:rsid w:val="00FF0088"/>
    <w:rsid w:val="00FF4CBA"/>
    <w:rsid w:val="00FF7A7C"/>
    <w:rsid w:val="010314A2"/>
    <w:rsid w:val="010E8B95"/>
    <w:rsid w:val="010EBDE1"/>
    <w:rsid w:val="0110E750"/>
    <w:rsid w:val="011B0DDA"/>
    <w:rsid w:val="011F0DBF"/>
    <w:rsid w:val="01236D24"/>
    <w:rsid w:val="012E7A85"/>
    <w:rsid w:val="014F3478"/>
    <w:rsid w:val="016D40E4"/>
    <w:rsid w:val="016D4D5E"/>
    <w:rsid w:val="0178F5FD"/>
    <w:rsid w:val="01856CDB"/>
    <w:rsid w:val="019252B9"/>
    <w:rsid w:val="019337C4"/>
    <w:rsid w:val="01BB487B"/>
    <w:rsid w:val="01BCB5A7"/>
    <w:rsid w:val="01EC0D9D"/>
    <w:rsid w:val="01F3F108"/>
    <w:rsid w:val="01FA7696"/>
    <w:rsid w:val="0214768F"/>
    <w:rsid w:val="0222026A"/>
    <w:rsid w:val="025DD0B9"/>
    <w:rsid w:val="025DF6EA"/>
    <w:rsid w:val="026ABA13"/>
    <w:rsid w:val="027A3856"/>
    <w:rsid w:val="02B43ACC"/>
    <w:rsid w:val="02C42B4F"/>
    <w:rsid w:val="02C6BEAC"/>
    <w:rsid w:val="02FDF3E2"/>
    <w:rsid w:val="030ED220"/>
    <w:rsid w:val="03223A96"/>
    <w:rsid w:val="03322EAC"/>
    <w:rsid w:val="0333B2ED"/>
    <w:rsid w:val="0337B166"/>
    <w:rsid w:val="0340A432"/>
    <w:rsid w:val="0355F6D4"/>
    <w:rsid w:val="03891BB5"/>
    <w:rsid w:val="03B50FCD"/>
    <w:rsid w:val="03C5F31E"/>
    <w:rsid w:val="03CF3224"/>
    <w:rsid w:val="04009109"/>
    <w:rsid w:val="046CE863"/>
    <w:rsid w:val="0494765B"/>
    <w:rsid w:val="049C38E1"/>
    <w:rsid w:val="049CF25A"/>
    <w:rsid w:val="04BE4614"/>
    <w:rsid w:val="04C04918"/>
    <w:rsid w:val="04EBF285"/>
    <w:rsid w:val="04F096B3"/>
    <w:rsid w:val="0522C485"/>
    <w:rsid w:val="05371417"/>
    <w:rsid w:val="05EF8647"/>
    <w:rsid w:val="05F27A52"/>
    <w:rsid w:val="062929E5"/>
    <w:rsid w:val="0639425E"/>
    <w:rsid w:val="06404174"/>
    <w:rsid w:val="0648039A"/>
    <w:rsid w:val="064DC4FB"/>
    <w:rsid w:val="067358CB"/>
    <w:rsid w:val="069AD8B9"/>
    <w:rsid w:val="06A10380"/>
    <w:rsid w:val="06B61219"/>
    <w:rsid w:val="06CB9162"/>
    <w:rsid w:val="0708AAB1"/>
    <w:rsid w:val="072E7E1C"/>
    <w:rsid w:val="07576DD6"/>
    <w:rsid w:val="075EADD2"/>
    <w:rsid w:val="07A32E5D"/>
    <w:rsid w:val="07AF069D"/>
    <w:rsid w:val="07C61DB8"/>
    <w:rsid w:val="07E97747"/>
    <w:rsid w:val="07F5BAC6"/>
    <w:rsid w:val="07FBE19E"/>
    <w:rsid w:val="0815ACB5"/>
    <w:rsid w:val="0822C282"/>
    <w:rsid w:val="08265BB9"/>
    <w:rsid w:val="08392899"/>
    <w:rsid w:val="0839E9DF"/>
    <w:rsid w:val="0849B117"/>
    <w:rsid w:val="084A80CA"/>
    <w:rsid w:val="085AA4CD"/>
    <w:rsid w:val="08C722F2"/>
    <w:rsid w:val="08DC287F"/>
    <w:rsid w:val="08EEC00C"/>
    <w:rsid w:val="091D4065"/>
    <w:rsid w:val="0921A7E2"/>
    <w:rsid w:val="09257063"/>
    <w:rsid w:val="09257D69"/>
    <w:rsid w:val="09338754"/>
    <w:rsid w:val="093EA9F3"/>
    <w:rsid w:val="0943F63F"/>
    <w:rsid w:val="096111E1"/>
    <w:rsid w:val="0971D2FE"/>
    <w:rsid w:val="09C5C51F"/>
    <w:rsid w:val="09D36845"/>
    <w:rsid w:val="09DEC95E"/>
    <w:rsid w:val="0A021227"/>
    <w:rsid w:val="0A02B1E0"/>
    <w:rsid w:val="0A285F0F"/>
    <w:rsid w:val="0A33F15B"/>
    <w:rsid w:val="0A449B9C"/>
    <w:rsid w:val="0A6A7E64"/>
    <w:rsid w:val="0A96F121"/>
    <w:rsid w:val="0AB1D57C"/>
    <w:rsid w:val="0ABDAED2"/>
    <w:rsid w:val="0AC908A2"/>
    <w:rsid w:val="0ACB1EA6"/>
    <w:rsid w:val="0AE38BBB"/>
    <w:rsid w:val="0B19B4B5"/>
    <w:rsid w:val="0B306397"/>
    <w:rsid w:val="0B5D8EED"/>
    <w:rsid w:val="0B5EDB8C"/>
    <w:rsid w:val="0B6DAAA9"/>
    <w:rsid w:val="0B76A528"/>
    <w:rsid w:val="0B9E22B3"/>
    <w:rsid w:val="0BA895E1"/>
    <w:rsid w:val="0BE8B18F"/>
    <w:rsid w:val="0C102769"/>
    <w:rsid w:val="0C1400C0"/>
    <w:rsid w:val="0C29F82B"/>
    <w:rsid w:val="0C3538D6"/>
    <w:rsid w:val="0C4DAD5D"/>
    <w:rsid w:val="0CB2D37A"/>
    <w:rsid w:val="0CBD1A81"/>
    <w:rsid w:val="0CC6B583"/>
    <w:rsid w:val="0CE47212"/>
    <w:rsid w:val="0CECB841"/>
    <w:rsid w:val="0CEFB259"/>
    <w:rsid w:val="0D1AFC4C"/>
    <w:rsid w:val="0D20E258"/>
    <w:rsid w:val="0D2D9BEF"/>
    <w:rsid w:val="0D3E69C2"/>
    <w:rsid w:val="0D3FFAC8"/>
    <w:rsid w:val="0D551EA8"/>
    <w:rsid w:val="0D57851C"/>
    <w:rsid w:val="0D730831"/>
    <w:rsid w:val="0DC997FB"/>
    <w:rsid w:val="0DDCED3D"/>
    <w:rsid w:val="0DF1D334"/>
    <w:rsid w:val="0DF9D160"/>
    <w:rsid w:val="0E0B1334"/>
    <w:rsid w:val="0E0D5C59"/>
    <w:rsid w:val="0E13A0FD"/>
    <w:rsid w:val="0E50D58C"/>
    <w:rsid w:val="0E81FF52"/>
    <w:rsid w:val="0E975655"/>
    <w:rsid w:val="0E998EF3"/>
    <w:rsid w:val="0EA33966"/>
    <w:rsid w:val="0EA607C9"/>
    <w:rsid w:val="0EB1245B"/>
    <w:rsid w:val="0EBA57C9"/>
    <w:rsid w:val="0EBFACD8"/>
    <w:rsid w:val="0ED0D032"/>
    <w:rsid w:val="0F0F1D5E"/>
    <w:rsid w:val="0F1009E5"/>
    <w:rsid w:val="0F2772A4"/>
    <w:rsid w:val="0F3EC817"/>
    <w:rsid w:val="0F45AB43"/>
    <w:rsid w:val="0F55FDED"/>
    <w:rsid w:val="0F6A9935"/>
    <w:rsid w:val="0F6C6412"/>
    <w:rsid w:val="0F6D8CC6"/>
    <w:rsid w:val="0F72861C"/>
    <w:rsid w:val="0F74AFD7"/>
    <w:rsid w:val="0F785667"/>
    <w:rsid w:val="0F89E141"/>
    <w:rsid w:val="0F913EE1"/>
    <w:rsid w:val="0FCD42BB"/>
    <w:rsid w:val="0FD67462"/>
    <w:rsid w:val="0FDA2A19"/>
    <w:rsid w:val="0FDFD658"/>
    <w:rsid w:val="0FE19DD8"/>
    <w:rsid w:val="0FF0D384"/>
    <w:rsid w:val="0FF63C20"/>
    <w:rsid w:val="10060559"/>
    <w:rsid w:val="10195DDA"/>
    <w:rsid w:val="105287AE"/>
    <w:rsid w:val="109619DE"/>
    <w:rsid w:val="10B53625"/>
    <w:rsid w:val="10B76988"/>
    <w:rsid w:val="10D0C771"/>
    <w:rsid w:val="10FA3F4B"/>
    <w:rsid w:val="113C62C6"/>
    <w:rsid w:val="114562DC"/>
    <w:rsid w:val="11503553"/>
    <w:rsid w:val="1179F912"/>
    <w:rsid w:val="117FABBE"/>
    <w:rsid w:val="11820C90"/>
    <w:rsid w:val="119960F8"/>
    <w:rsid w:val="11C36E0D"/>
    <w:rsid w:val="11CAFCF5"/>
    <w:rsid w:val="11CD95F2"/>
    <w:rsid w:val="11D71EAE"/>
    <w:rsid w:val="123B5279"/>
    <w:rsid w:val="124E7B39"/>
    <w:rsid w:val="12660D61"/>
    <w:rsid w:val="128EB49E"/>
    <w:rsid w:val="12A652A4"/>
    <w:rsid w:val="12B0FBDB"/>
    <w:rsid w:val="12D46903"/>
    <w:rsid w:val="12E93BBB"/>
    <w:rsid w:val="12EFCD38"/>
    <w:rsid w:val="1332EF8C"/>
    <w:rsid w:val="133F5747"/>
    <w:rsid w:val="13544414"/>
    <w:rsid w:val="1357CBC9"/>
    <w:rsid w:val="135BF11D"/>
    <w:rsid w:val="136F62E5"/>
    <w:rsid w:val="136FE021"/>
    <w:rsid w:val="1378E2DC"/>
    <w:rsid w:val="1389DB8D"/>
    <w:rsid w:val="13AC7C7D"/>
    <w:rsid w:val="13B02FF1"/>
    <w:rsid w:val="13B250FE"/>
    <w:rsid w:val="13CC6E96"/>
    <w:rsid w:val="13D7153C"/>
    <w:rsid w:val="13FA7358"/>
    <w:rsid w:val="13FA7A7B"/>
    <w:rsid w:val="13FB4297"/>
    <w:rsid w:val="1427B57B"/>
    <w:rsid w:val="144B1F11"/>
    <w:rsid w:val="14607601"/>
    <w:rsid w:val="1467EF15"/>
    <w:rsid w:val="14B8F7A5"/>
    <w:rsid w:val="14DCA3CE"/>
    <w:rsid w:val="14DDA2F2"/>
    <w:rsid w:val="14E66893"/>
    <w:rsid w:val="153CC5D3"/>
    <w:rsid w:val="1543D17F"/>
    <w:rsid w:val="155CF18B"/>
    <w:rsid w:val="15639882"/>
    <w:rsid w:val="15B820B1"/>
    <w:rsid w:val="15BBABFE"/>
    <w:rsid w:val="15C0DD44"/>
    <w:rsid w:val="15CE545A"/>
    <w:rsid w:val="15F48B89"/>
    <w:rsid w:val="15F54C08"/>
    <w:rsid w:val="161CA5E3"/>
    <w:rsid w:val="162191E6"/>
    <w:rsid w:val="165665E4"/>
    <w:rsid w:val="166AFFE6"/>
    <w:rsid w:val="16936E3B"/>
    <w:rsid w:val="169C33D5"/>
    <w:rsid w:val="16C2FDEE"/>
    <w:rsid w:val="16C9DC85"/>
    <w:rsid w:val="16D7D1DD"/>
    <w:rsid w:val="16DDA12B"/>
    <w:rsid w:val="16E839DE"/>
    <w:rsid w:val="16EA7B56"/>
    <w:rsid w:val="1716B854"/>
    <w:rsid w:val="171EB4AE"/>
    <w:rsid w:val="17310576"/>
    <w:rsid w:val="1741912D"/>
    <w:rsid w:val="17499908"/>
    <w:rsid w:val="1763FCAF"/>
    <w:rsid w:val="17650FDE"/>
    <w:rsid w:val="177EBA99"/>
    <w:rsid w:val="1799F78F"/>
    <w:rsid w:val="179CF128"/>
    <w:rsid w:val="17B89523"/>
    <w:rsid w:val="17BAB7EE"/>
    <w:rsid w:val="17BB9C59"/>
    <w:rsid w:val="17D005FC"/>
    <w:rsid w:val="17DC4E47"/>
    <w:rsid w:val="181F92A4"/>
    <w:rsid w:val="182D8E36"/>
    <w:rsid w:val="186DBF61"/>
    <w:rsid w:val="188AC2E8"/>
    <w:rsid w:val="1899A685"/>
    <w:rsid w:val="18C05B30"/>
    <w:rsid w:val="18C73E75"/>
    <w:rsid w:val="19246540"/>
    <w:rsid w:val="1927914B"/>
    <w:rsid w:val="1935F0D7"/>
    <w:rsid w:val="193A5B27"/>
    <w:rsid w:val="1940F8A3"/>
    <w:rsid w:val="196F28A4"/>
    <w:rsid w:val="19E122CD"/>
    <w:rsid w:val="19E55531"/>
    <w:rsid w:val="19F33943"/>
    <w:rsid w:val="1A1AB00C"/>
    <w:rsid w:val="1A215F70"/>
    <w:rsid w:val="1A3B64CD"/>
    <w:rsid w:val="1A50A330"/>
    <w:rsid w:val="1A58990D"/>
    <w:rsid w:val="1A5F2D88"/>
    <w:rsid w:val="1A65F6F0"/>
    <w:rsid w:val="1AA1AC84"/>
    <w:rsid w:val="1AA525C2"/>
    <w:rsid w:val="1AA9D64D"/>
    <w:rsid w:val="1AEA72DC"/>
    <w:rsid w:val="1AEF4A33"/>
    <w:rsid w:val="1B361252"/>
    <w:rsid w:val="1B381642"/>
    <w:rsid w:val="1B41CE3D"/>
    <w:rsid w:val="1B65E606"/>
    <w:rsid w:val="1B6B9BAB"/>
    <w:rsid w:val="1B7CFE85"/>
    <w:rsid w:val="1B95B057"/>
    <w:rsid w:val="1BA7DF71"/>
    <w:rsid w:val="1C3D8398"/>
    <w:rsid w:val="1C5A5B93"/>
    <w:rsid w:val="1C822640"/>
    <w:rsid w:val="1CEDA9CF"/>
    <w:rsid w:val="1D08B861"/>
    <w:rsid w:val="1D522251"/>
    <w:rsid w:val="1D547AA3"/>
    <w:rsid w:val="1D57CC3D"/>
    <w:rsid w:val="1D61F23F"/>
    <w:rsid w:val="1D7C23E8"/>
    <w:rsid w:val="1D8F2570"/>
    <w:rsid w:val="1DA3DC4F"/>
    <w:rsid w:val="1DE8A199"/>
    <w:rsid w:val="1E0F9EFC"/>
    <w:rsid w:val="1E1C43CF"/>
    <w:rsid w:val="1E2ED05D"/>
    <w:rsid w:val="1E35AB1D"/>
    <w:rsid w:val="1E421C6F"/>
    <w:rsid w:val="1E46CE89"/>
    <w:rsid w:val="1E5EA19D"/>
    <w:rsid w:val="1EA94941"/>
    <w:rsid w:val="1EDA3FC1"/>
    <w:rsid w:val="1EFA4D81"/>
    <w:rsid w:val="1F20945C"/>
    <w:rsid w:val="1F2259FE"/>
    <w:rsid w:val="1F495F48"/>
    <w:rsid w:val="1F6C52A5"/>
    <w:rsid w:val="1F820BD5"/>
    <w:rsid w:val="1F9726EB"/>
    <w:rsid w:val="1FB650C4"/>
    <w:rsid w:val="1FD6169E"/>
    <w:rsid w:val="1FDCD9CE"/>
    <w:rsid w:val="1FE43FC8"/>
    <w:rsid w:val="1FEC1C9C"/>
    <w:rsid w:val="1FF316DC"/>
    <w:rsid w:val="20078B2A"/>
    <w:rsid w:val="205C6AD5"/>
    <w:rsid w:val="205D7946"/>
    <w:rsid w:val="207E4AD3"/>
    <w:rsid w:val="207F8222"/>
    <w:rsid w:val="20830381"/>
    <w:rsid w:val="20B59995"/>
    <w:rsid w:val="20C40362"/>
    <w:rsid w:val="20E89DC5"/>
    <w:rsid w:val="20F4A040"/>
    <w:rsid w:val="20F90C40"/>
    <w:rsid w:val="21048436"/>
    <w:rsid w:val="21172F8D"/>
    <w:rsid w:val="2122AE9A"/>
    <w:rsid w:val="2154B9BA"/>
    <w:rsid w:val="218FE4B3"/>
    <w:rsid w:val="21926F31"/>
    <w:rsid w:val="21BF8630"/>
    <w:rsid w:val="21D2426E"/>
    <w:rsid w:val="21D94862"/>
    <w:rsid w:val="2201F4ED"/>
    <w:rsid w:val="220417AC"/>
    <w:rsid w:val="2206F05E"/>
    <w:rsid w:val="220ABC2F"/>
    <w:rsid w:val="22277729"/>
    <w:rsid w:val="223F8DAF"/>
    <w:rsid w:val="22C2570C"/>
    <w:rsid w:val="22F953BC"/>
    <w:rsid w:val="22FF1D6D"/>
    <w:rsid w:val="234145BD"/>
    <w:rsid w:val="2352D92F"/>
    <w:rsid w:val="2360BC12"/>
    <w:rsid w:val="2373CDA9"/>
    <w:rsid w:val="2396FB2E"/>
    <w:rsid w:val="23A0D35E"/>
    <w:rsid w:val="23A2D862"/>
    <w:rsid w:val="23D37405"/>
    <w:rsid w:val="23FA2CA8"/>
    <w:rsid w:val="2406873E"/>
    <w:rsid w:val="24115E15"/>
    <w:rsid w:val="242AB3E8"/>
    <w:rsid w:val="243CB456"/>
    <w:rsid w:val="2446AED2"/>
    <w:rsid w:val="245EC771"/>
    <w:rsid w:val="248B5335"/>
    <w:rsid w:val="249B43B2"/>
    <w:rsid w:val="24A77CFE"/>
    <w:rsid w:val="24AE44C7"/>
    <w:rsid w:val="24E1F694"/>
    <w:rsid w:val="24F88DA1"/>
    <w:rsid w:val="2513BC06"/>
    <w:rsid w:val="25235CCC"/>
    <w:rsid w:val="25462528"/>
    <w:rsid w:val="254E33BC"/>
    <w:rsid w:val="256D7506"/>
    <w:rsid w:val="259FC1F5"/>
    <w:rsid w:val="25BC36AE"/>
    <w:rsid w:val="25CA0B56"/>
    <w:rsid w:val="25CFDADF"/>
    <w:rsid w:val="25EA581B"/>
    <w:rsid w:val="25EC378D"/>
    <w:rsid w:val="25F6F7BA"/>
    <w:rsid w:val="2612BD8D"/>
    <w:rsid w:val="2624C82D"/>
    <w:rsid w:val="262F44D0"/>
    <w:rsid w:val="263EEB5D"/>
    <w:rsid w:val="2641F53D"/>
    <w:rsid w:val="26452D20"/>
    <w:rsid w:val="26598FD7"/>
    <w:rsid w:val="265DE4FC"/>
    <w:rsid w:val="26790761"/>
    <w:rsid w:val="267A5D55"/>
    <w:rsid w:val="26864F88"/>
    <w:rsid w:val="269B9BE7"/>
    <w:rsid w:val="26F9F737"/>
    <w:rsid w:val="2705F906"/>
    <w:rsid w:val="271DCFE5"/>
    <w:rsid w:val="272484EB"/>
    <w:rsid w:val="2736676D"/>
    <w:rsid w:val="273FF68A"/>
    <w:rsid w:val="27629F36"/>
    <w:rsid w:val="276B812E"/>
    <w:rsid w:val="2777978A"/>
    <w:rsid w:val="27AAD893"/>
    <w:rsid w:val="27B706C0"/>
    <w:rsid w:val="27CAB82D"/>
    <w:rsid w:val="27D47CDE"/>
    <w:rsid w:val="281D7A56"/>
    <w:rsid w:val="28214A09"/>
    <w:rsid w:val="282A2BA2"/>
    <w:rsid w:val="28467535"/>
    <w:rsid w:val="2855DF36"/>
    <w:rsid w:val="287AEBB7"/>
    <w:rsid w:val="288D0837"/>
    <w:rsid w:val="289CCAAF"/>
    <w:rsid w:val="28A222EB"/>
    <w:rsid w:val="28AB41C6"/>
    <w:rsid w:val="28B5A2B3"/>
    <w:rsid w:val="28C6DEC0"/>
    <w:rsid w:val="28D66983"/>
    <w:rsid w:val="28FF2676"/>
    <w:rsid w:val="29043420"/>
    <w:rsid w:val="290614D2"/>
    <w:rsid w:val="292D0B59"/>
    <w:rsid w:val="29324EB5"/>
    <w:rsid w:val="2981173C"/>
    <w:rsid w:val="2991393C"/>
    <w:rsid w:val="29A8F5D5"/>
    <w:rsid w:val="29B0A9EF"/>
    <w:rsid w:val="29C3800D"/>
    <w:rsid w:val="29C98FAE"/>
    <w:rsid w:val="29E56B3A"/>
    <w:rsid w:val="29F04960"/>
    <w:rsid w:val="29F1E278"/>
    <w:rsid w:val="2A1EDE60"/>
    <w:rsid w:val="2A360F69"/>
    <w:rsid w:val="2A823F85"/>
    <w:rsid w:val="2A943551"/>
    <w:rsid w:val="2A9D77FA"/>
    <w:rsid w:val="2AC86763"/>
    <w:rsid w:val="2AFE436F"/>
    <w:rsid w:val="2B013FF4"/>
    <w:rsid w:val="2B0BFC2F"/>
    <w:rsid w:val="2B2F5224"/>
    <w:rsid w:val="2B4483F6"/>
    <w:rsid w:val="2B55A7A5"/>
    <w:rsid w:val="2B8DEBC5"/>
    <w:rsid w:val="2BA230AE"/>
    <w:rsid w:val="2BB77E88"/>
    <w:rsid w:val="2BDACA15"/>
    <w:rsid w:val="2BDC7735"/>
    <w:rsid w:val="2BE6230A"/>
    <w:rsid w:val="2C1559A2"/>
    <w:rsid w:val="2C2773AB"/>
    <w:rsid w:val="2C3FCA80"/>
    <w:rsid w:val="2C6505AB"/>
    <w:rsid w:val="2C6F6C73"/>
    <w:rsid w:val="2C85BC26"/>
    <w:rsid w:val="2CA4BBCA"/>
    <w:rsid w:val="2CA67357"/>
    <w:rsid w:val="2CAC28C4"/>
    <w:rsid w:val="2D110796"/>
    <w:rsid w:val="2D14AAC4"/>
    <w:rsid w:val="2D51E4FC"/>
    <w:rsid w:val="2D58255D"/>
    <w:rsid w:val="2D784CFE"/>
    <w:rsid w:val="2D924E80"/>
    <w:rsid w:val="2D98FA0D"/>
    <w:rsid w:val="2D9C00EF"/>
    <w:rsid w:val="2DA25625"/>
    <w:rsid w:val="2DF19388"/>
    <w:rsid w:val="2DF238B9"/>
    <w:rsid w:val="2E01BAD4"/>
    <w:rsid w:val="2E05E1C5"/>
    <w:rsid w:val="2E092820"/>
    <w:rsid w:val="2E19EDCB"/>
    <w:rsid w:val="2E48E80D"/>
    <w:rsid w:val="2E4D3126"/>
    <w:rsid w:val="2E5B0503"/>
    <w:rsid w:val="2E744EF2"/>
    <w:rsid w:val="2E99D03B"/>
    <w:rsid w:val="2EC6D61C"/>
    <w:rsid w:val="2ECF2F42"/>
    <w:rsid w:val="2ED53763"/>
    <w:rsid w:val="2ED7D3D0"/>
    <w:rsid w:val="2EDF312A"/>
    <w:rsid w:val="2EFF91AE"/>
    <w:rsid w:val="2F4567E4"/>
    <w:rsid w:val="2F556520"/>
    <w:rsid w:val="2FA416AB"/>
    <w:rsid w:val="2FACC471"/>
    <w:rsid w:val="2FB2BAB0"/>
    <w:rsid w:val="2FE54251"/>
    <w:rsid w:val="2FFD7DB9"/>
    <w:rsid w:val="3002A785"/>
    <w:rsid w:val="30323CAC"/>
    <w:rsid w:val="30542F0C"/>
    <w:rsid w:val="30558322"/>
    <w:rsid w:val="305D9C52"/>
    <w:rsid w:val="3069329F"/>
    <w:rsid w:val="3074FA6A"/>
    <w:rsid w:val="30851241"/>
    <w:rsid w:val="309D4A32"/>
    <w:rsid w:val="30B9F5CC"/>
    <w:rsid w:val="30F5F831"/>
    <w:rsid w:val="30FA5F09"/>
    <w:rsid w:val="3103D7FB"/>
    <w:rsid w:val="31170B53"/>
    <w:rsid w:val="31352B59"/>
    <w:rsid w:val="314AC7BB"/>
    <w:rsid w:val="31517BE7"/>
    <w:rsid w:val="3164791D"/>
    <w:rsid w:val="3169C110"/>
    <w:rsid w:val="3170B5EE"/>
    <w:rsid w:val="3178F443"/>
    <w:rsid w:val="3182E4DA"/>
    <w:rsid w:val="31B27DF7"/>
    <w:rsid w:val="31BE6D87"/>
    <w:rsid w:val="31D2B332"/>
    <w:rsid w:val="31EE73E6"/>
    <w:rsid w:val="32020A2E"/>
    <w:rsid w:val="3212F977"/>
    <w:rsid w:val="322261C7"/>
    <w:rsid w:val="323673CA"/>
    <w:rsid w:val="3254FC71"/>
    <w:rsid w:val="32617E23"/>
    <w:rsid w:val="326A58C9"/>
    <w:rsid w:val="329D710E"/>
    <w:rsid w:val="329EA8EB"/>
    <w:rsid w:val="32BDBB03"/>
    <w:rsid w:val="32C09BEF"/>
    <w:rsid w:val="32C4D68E"/>
    <w:rsid w:val="32CCABA8"/>
    <w:rsid w:val="32D4E84C"/>
    <w:rsid w:val="333200BD"/>
    <w:rsid w:val="33342FDF"/>
    <w:rsid w:val="333DF78F"/>
    <w:rsid w:val="3347BB48"/>
    <w:rsid w:val="334EDA8C"/>
    <w:rsid w:val="3369793E"/>
    <w:rsid w:val="336BBC23"/>
    <w:rsid w:val="339FAEBD"/>
    <w:rsid w:val="33A3C520"/>
    <w:rsid w:val="33A57505"/>
    <w:rsid w:val="33B30A57"/>
    <w:rsid w:val="33B7761D"/>
    <w:rsid w:val="33DC7DA8"/>
    <w:rsid w:val="33E059BB"/>
    <w:rsid w:val="33E5C40A"/>
    <w:rsid w:val="33FAEA9E"/>
    <w:rsid w:val="340F8CA4"/>
    <w:rsid w:val="341864A2"/>
    <w:rsid w:val="341E6CE8"/>
    <w:rsid w:val="344655FC"/>
    <w:rsid w:val="34681832"/>
    <w:rsid w:val="34725A2F"/>
    <w:rsid w:val="348EDE3A"/>
    <w:rsid w:val="34D84B0A"/>
    <w:rsid w:val="350DE8C4"/>
    <w:rsid w:val="3534D5A2"/>
    <w:rsid w:val="353532BC"/>
    <w:rsid w:val="354AE875"/>
    <w:rsid w:val="355CC43A"/>
    <w:rsid w:val="3560D752"/>
    <w:rsid w:val="35909B64"/>
    <w:rsid w:val="35D42E04"/>
    <w:rsid w:val="35DA7923"/>
    <w:rsid w:val="35E78946"/>
    <w:rsid w:val="362DE5D5"/>
    <w:rsid w:val="3646EC8A"/>
    <w:rsid w:val="36534675"/>
    <w:rsid w:val="367770E6"/>
    <w:rsid w:val="36A2773B"/>
    <w:rsid w:val="36AC9FC5"/>
    <w:rsid w:val="36CC1CD2"/>
    <w:rsid w:val="36E56C10"/>
    <w:rsid w:val="371CB04B"/>
    <w:rsid w:val="372EC7DA"/>
    <w:rsid w:val="37323364"/>
    <w:rsid w:val="373DC9BA"/>
    <w:rsid w:val="3756AC3C"/>
    <w:rsid w:val="376A6462"/>
    <w:rsid w:val="37A5FB39"/>
    <w:rsid w:val="37C58FF5"/>
    <w:rsid w:val="37D5761A"/>
    <w:rsid w:val="37F12B9A"/>
    <w:rsid w:val="38176492"/>
    <w:rsid w:val="38315221"/>
    <w:rsid w:val="384019EC"/>
    <w:rsid w:val="385DF2DC"/>
    <w:rsid w:val="38964AF8"/>
    <w:rsid w:val="38A884CB"/>
    <w:rsid w:val="38B0473B"/>
    <w:rsid w:val="38C8228A"/>
    <w:rsid w:val="38F9F644"/>
    <w:rsid w:val="39169F99"/>
    <w:rsid w:val="392C8A65"/>
    <w:rsid w:val="3938F477"/>
    <w:rsid w:val="3940476C"/>
    <w:rsid w:val="395732C5"/>
    <w:rsid w:val="395DD198"/>
    <w:rsid w:val="395DFCC3"/>
    <w:rsid w:val="39739389"/>
    <w:rsid w:val="39871548"/>
    <w:rsid w:val="3989F608"/>
    <w:rsid w:val="39CCD40E"/>
    <w:rsid w:val="39D8C57E"/>
    <w:rsid w:val="39E3A4EC"/>
    <w:rsid w:val="3A084FAA"/>
    <w:rsid w:val="3A214D6F"/>
    <w:rsid w:val="3A2B8FE1"/>
    <w:rsid w:val="3A2CA649"/>
    <w:rsid w:val="3A39C0AE"/>
    <w:rsid w:val="3A61180D"/>
    <w:rsid w:val="3A73D458"/>
    <w:rsid w:val="3A7A04CB"/>
    <w:rsid w:val="3A817884"/>
    <w:rsid w:val="3A8F72A2"/>
    <w:rsid w:val="3A8FEA40"/>
    <w:rsid w:val="3A9E4DF3"/>
    <w:rsid w:val="3AB0937A"/>
    <w:rsid w:val="3AB32A61"/>
    <w:rsid w:val="3ABCEA9A"/>
    <w:rsid w:val="3AC11626"/>
    <w:rsid w:val="3AEB6123"/>
    <w:rsid w:val="3AF339D6"/>
    <w:rsid w:val="3B025EF0"/>
    <w:rsid w:val="3B0E7BA1"/>
    <w:rsid w:val="3B4C8384"/>
    <w:rsid w:val="3B5204C0"/>
    <w:rsid w:val="3B527A4A"/>
    <w:rsid w:val="3B53386C"/>
    <w:rsid w:val="3B68C8E7"/>
    <w:rsid w:val="3B729257"/>
    <w:rsid w:val="3B736A22"/>
    <w:rsid w:val="3B746745"/>
    <w:rsid w:val="3B85CD43"/>
    <w:rsid w:val="3BDB5540"/>
    <w:rsid w:val="3C2488CC"/>
    <w:rsid w:val="3C28214D"/>
    <w:rsid w:val="3C2F13A1"/>
    <w:rsid w:val="3C3BDD2D"/>
    <w:rsid w:val="3C41DA2A"/>
    <w:rsid w:val="3C6282E5"/>
    <w:rsid w:val="3C6C5404"/>
    <w:rsid w:val="3C76C8A8"/>
    <w:rsid w:val="3C7EE0CC"/>
    <w:rsid w:val="3C935117"/>
    <w:rsid w:val="3C9BADA5"/>
    <w:rsid w:val="3CA1E3C0"/>
    <w:rsid w:val="3CBEDA34"/>
    <w:rsid w:val="3CC355C1"/>
    <w:rsid w:val="3CE9C52E"/>
    <w:rsid w:val="3CFC2C91"/>
    <w:rsid w:val="3D062AC5"/>
    <w:rsid w:val="3D0A331E"/>
    <w:rsid w:val="3D114617"/>
    <w:rsid w:val="3D2CB935"/>
    <w:rsid w:val="3D3C6C09"/>
    <w:rsid w:val="3D63261D"/>
    <w:rsid w:val="3D6A9A88"/>
    <w:rsid w:val="3DA0EAB2"/>
    <w:rsid w:val="3DA5FEA9"/>
    <w:rsid w:val="3DB60171"/>
    <w:rsid w:val="3DC841F0"/>
    <w:rsid w:val="3DDCCCB9"/>
    <w:rsid w:val="3E0EB7B0"/>
    <w:rsid w:val="3E1FDBE1"/>
    <w:rsid w:val="3E21C77F"/>
    <w:rsid w:val="3E240C42"/>
    <w:rsid w:val="3E40C89A"/>
    <w:rsid w:val="3E50AE6A"/>
    <w:rsid w:val="3E60EB6A"/>
    <w:rsid w:val="3E692DB9"/>
    <w:rsid w:val="3E6E4933"/>
    <w:rsid w:val="3E7D9620"/>
    <w:rsid w:val="3E7ED2F1"/>
    <w:rsid w:val="3E82896E"/>
    <w:rsid w:val="3E887ABC"/>
    <w:rsid w:val="3E8E866C"/>
    <w:rsid w:val="3EBF222D"/>
    <w:rsid w:val="3EC16D8C"/>
    <w:rsid w:val="3EC1C21C"/>
    <w:rsid w:val="3EC9CE07"/>
    <w:rsid w:val="3ED64767"/>
    <w:rsid w:val="3F07DB30"/>
    <w:rsid w:val="3F247C29"/>
    <w:rsid w:val="3F3F34F7"/>
    <w:rsid w:val="3F481357"/>
    <w:rsid w:val="3F5A5364"/>
    <w:rsid w:val="3F81C0B7"/>
    <w:rsid w:val="3F999A92"/>
    <w:rsid w:val="3FBFF807"/>
    <w:rsid w:val="40105CBF"/>
    <w:rsid w:val="4010AA2A"/>
    <w:rsid w:val="4020CB3B"/>
    <w:rsid w:val="402FC410"/>
    <w:rsid w:val="4035437A"/>
    <w:rsid w:val="403B0C04"/>
    <w:rsid w:val="404CB9F8"/>
    <w:rsid w:val="405B160C"/>
    <w:rsid w:val="406E141F"/>
    <w:rsid w:val="4070A435"/>
    <w:rsid w:val="40AE953D"/>
    <w:rsid w:val="40C79B5C"/>
    <w:rsid w:val="40CE29E2"/>
    <w:rsid w:val="40E55178"/>
    <w:rsid w:val="40F9E349"/>
    <w:rsid w:val="411D083B"/>
    <w:rsid w:val="411F46DB"/>
    <w:rsid w:val="41247A41"/>
    <w:rsid w:val="41868C58"/>
    <w:rsid w:val="418A6E7A"/>
    <w:rsid w:val="41996AEB"/>
    <w:rsid w:val="41B963F1"/>
    <w:rsid w:val="41D85A0B"/>
    <w:rsid w:val="41DDF02B"/>
    <w:rsid w:val="41E626C0"/>
    <w:rsid w:val="420A74CA"/>
    <w:rsid w:val="4213DA18"/>
    <w:rsid w:val="42147FE6"/>
    <w:rsid w:val="4224A266"/>
    <w:rsid w:val="4229A0AD"/>
    <w:rsid w:val="42845D4C"/>
    <w:rsid w:val="42B450E2"/>
    <w:rsid w:val="42CA54E1"/>
    <w:rsid w:val="435303C1"/>
    <w:rsid w:val="4353DF72"/>
    <w:rsid w:val="4395D7AE"/>
    <w:rsid w:val="43D77E85"/>
    <w:rsid w:val="43D78742"/>
    <w:rsid w:val="43E058AD"/>
    <w:rsid w:val="443285A9"/>
    <w:rsid w:val="443680C9"/>
    <w:rsid w:val="443CDD07"/>
    <w:rsid w:val="44569923"/>
    <w:rsid w:val="4466FD84"/>
    <w:rsid w:val="44711E7E"/>
    <w:rsid w:val="447B2FD0"/>
    <w:rsid w:val="447BF91F"/>
    <w:rsid w:val="4496817D"/>
    <w:rsid w:val="44AF18E2"/>
    <w:rsid w:val="44E957A2"/>
    <w:rsid w:val="44EB3210"/>
    <w:rsid w:val="44F861DE"/>
    <w:rsid w:val="452EF3EC"/>
    <w:rsid w:val="4553AE18"/>
    <w:rsid w:val="45B76ABD"/>
    <w:rsid w:val="45CEC14E"/>
    <w:rsid w:val="461606EF"/>
    <w:rsid w:val="465A8D74"/>
    <w:rsid w:val="46623257"/>
    <w:rsid w:val="4663810C"/>
    <w:rsid w:val="467DAA17"/>
    <w:rsid w:val="4680AC10"/>
    <w:rsid w:val="468F5AE0"/>
    <w:rsid w:val="4698ED12"/>
    <w:rsid w:val="469FE71B"/>
    <w:rsid w:val="46A2804B"/>
    <w:rsid w:val="46A885EC"/>
    <w:rsid w:val="46BB5E77"/>
    <w:rsid w:val="46CED094"/>
    <w:rsid w:val="46DD008F"/>
    <w:rsid w:val="46DED14F"/>
    <w:rsid w:val="47196FEC"/>
    <w:rsid w:val="472EA48F"/>
    <w:rsid w:val="475A0931"/>
    <w:rsid w:val="475F8E2D"/>
    <w:rsid w:val="47ABFD90"/>
    <w:rsid w:val="47EC232A"/>
    <w:rsid w:val="47F127B1"/>
    <w:rsid w:val="4804AA71"/>
    <w:rsid w:val="4817F05F"/>
    <w:rsid w:val="4818CB9A"/>
    <w:rsid w:val="48217ACE"/>
    <w:rsid w:val="482F5848"/>
    <w:rsid w:val="484423C3"/>
    <w:rsid w:val="4851AA8E"/>
    <w:rsid w:val="488D865A"/>
    <w:rsid w:val="48A87EB6"/>
    <w:rsid w:val="48B6690E"/>
    <w:rsid w:val="48C0835A"/>
    <w:rsid w:val="48D2F9B4"/>
    <w:rsid w:val="48E4B242"/>
    <w:rsid w:val="48F5E674"/>
    <w:rsid w:val="491553FF"/>
    <w:rsid w:val="493D9FB4"/>
    <w:rsid w:val="4940D2C8"/>
    <w:rsid w:val="49AD6815"/>
    <w:rsid w:val="49BD9E8C"/>
    <w:rsid w:val="49C44798"/>
    <w:rsid w:val="49CA887E"/>
    <w:rsid w:val="49E4816D"/>
    <w:rsid w:val="49E4AD83"/>
    <w:rsid w:val="4A002A0D"/>
    <w:rsid w:val="4A1D1FA0"/>
    <w:rsid w:val="4A2EE45F"/>
    <w:rsid w:val="4A3972F1"/>
    <w:rsid w:val="4A3D5865"/>
    <w:rsid w:val="4A41446B"/>
    <w:rsid w:val="4A63983E"/>
    <w:rsid w:val="4A6607F2"/>
    <w:rsid w:val="4A7A220C"/>
    <w:rsid w:val="4A7C50D0"/>
    <w:rsid w:val="4A946E78"/>
    <w:rsid w:val="4AA75B84"/>
    <w:rsid w:val="4AB58FC5"/>
    <w:rsid w:val="4ABDE3E4"/>
    <w:rsid w:val="4AC1FA41"/>
    <w:rsid w:val="4ACA0AFA"/>
    <w:rsid w:val="4AF2F0BF"/>
    <w:rsid w:val="4AF8D40B"/>
    <w:rsid w:val="4B02296A"/>
    <w:rsid w:val="4B0B3E28"/>
    <w:rsid w:val="4B220A33"/>
    <w:rsid w:val="4B24C09D"/>
    <w:rsid w:val="4B357E87"/>
    <w:rsid w:val="4B3E63C5"/>
    <w:rsid w:val="4B4FA0C2"/>
    <w:rsid w:val="4B792CCE"/>
    <w:rsid w:val="4B79ADAC"/>
    <w:rsid w:val="4BA4022F"/>
    <w:rsid w:val="4BA5A638"/>
    <w:rsid w:val="4BA8B050"/>
    <w:rsid w:val="4BB9945C"/>
    <w:rsid w:val="4BBE458C"/>
    <w:rsid w:val="4BD5EC3A"/>
    <w:rsid w:val="4BD6297E"/>
    <w:rsid w:val="4BDA7935"/>
    <w:rsid w:val="4BF4BE5A"/>
    <w:rsid w:val="4C04590C"/>
    <w:rsid w:val="4C1AC5E1"/>
    <w:rsid w:val="4C1B63C6"/>
    <w:rsid w:val="4C1CAC99"/>
    <w:rsid w:val="4C2C8ADD"/>
    <w:rsid w:val="4C3A97D8"/>
    <w:rsid w:val="4C5BAFC1"/>
    <w:rsid w:val="4C61537C"/>
    <w:rsid w:val="4CBBFBB9"/>
    <w:rsid w:val="4CCC02A2"/>
    <w:rsid w:val="4CCF6548"/>
    <w:rsid w:val="4CF0AE7F"/>
    <w:rsid w:val="4D046726"/>
    <w:rsid w:val="4D1053B7"/>
    <w:rsid w:val="4D2DA130"/>
    <w:rsid w:val="4D3099BD"/>
    <w:rsid w:val="4D382706"/>
    <w:rsid w:val="4D3E08E8"/>
    <w:rsid w:val="4D4BE6D3"/>
    <w:rsid w:val="4D8C37B7"/>
    <w:rsid w:val="4DA82947"/>
    <w:rsid w:val="4DB24D98"/>
    <w:rsid w:val="4DCB6B34"/>
    <w:rsid w:val="4DD0BA5E"/>
    <w:rsid w:val="4DDA69C5"/>
    <w:rsid w:val="4DEECEF2"/>
    <w:rsid w:val="4E1C3D85"/>
    <w:rsid w:val="4E21D01F"/>
    <w:rsid w:val="4E5E8925"/>
    <w:rsid w:val="4E895F66"/>
    <w:rsid w:val="4E8BF658"/>
    <w:rsid w:val="4E9277CD"/>
    <w:rsid w:val="4EA146C5"/>
    <w:rsid w:val="4EAA4AED"/>
    <w:rsid w:val="4EB7DAB1"/>
    <w:rsid w:val="4EC4ACCD"/>
    <w:rsid w:val="4F22E8BE"/>
    <w:rsid w:val="4F337110"/>
    <w:rsid w:val="4F46CC0D"/>
    <w:rsid w:val="4F5C5AD4"/>
    <w:rsid w:val="4F62A9E1"/>
    <w:rsid w:val="4F983934"/>
    <w:rsid w:val="4FA0F72B"/>
    <w:rsid w:val="4FBA7BF4"/>
    <w:rsid w:val="4FBC964C"/>
    <w:rsid w:val="4FC9E8B4"/>
    <w:rsid w:val="4FD30D75"/>
    <w:rsid w:val="4FFFBB66"/>
    <w:rsid w:val="500FD136"/>
    <w:rsid w:val="5025C0C0"/>
    <w:rsid w:val="502E06FB"/>
    <w:rsid w:val="50534E2C"/>
    <w:rsid w:val="50BDB8DD"/>
    <w:rsid w:val="50C0EE4F"/>
    <w:rsid w:val="510CBAE3"/>
    <w:rsid w:val="5127B33A"/>
    <w:rsid w:val="513AF5BB"/>
    <w:rsid w:val="515C4718"/>
    <w:rsid w:val="5163F65D"/>
    <w:rsid w:val="5168FD52"/>
    <w:rsid w:val="51705B92"/>
    <w:rsid w:val="5179BCBC"/>
    <w:rsid w:val="518237B8"/>
    <w:rsid w:val="518B209B"/>
    <w:rsid w:val="51B09F0C"/>
    <w:rsid w:val="51B7C196"/>
    <w:rsid w:val="51C4DFE8"/>
    <w:rsid w:val="51CD7016"/>
    <w:rsid w:val="51CF1821"/>
    <w:rsid w:val="51DAB686"/>
    <w:rsid w:val="52259736"/>
    <w:rsid w:val="5243B560"/>
    <w:rsid w:val="5245CB50"/>
    <w:rsid w:val="524A4F61"/>
    <w:rsid w:val="527298C6"/>
    <w:rsid w:val="527F1274"/>
    <w:rsid w:val="528C6B6A"/>
    <w:rsid w:val="52BF6FDC"/>
    <w:rsid w:val="52BF766E"/>
    <w:rsid w:val="52CB5223"/>
    <w:rsid w:val="52EE2B2B"/>
    <w:rsid w:val="52F92C76"/>
    <w:rsid w:val="5310219C"/>
    <w:rsid w:val="531617F6"/>
    <w:rsid w:val="53361D24"/>
    <w:rsid w:val="533943E3"/>
    <w:rsid w:val="536B68B3"/>
    <w:rsid w:val="539EDE21"/>
    <w:rsid w:val="53ABE0DA"/>
    <w:rsid w:val="53B43B24"/>
    <w:rsid w:val="53BA9E90"/>
    <w:rsid w:val="53C92571"/>
    <w:rsid w:val="53F35749"/>
    <w:rsid w:val="53F5BC4C"/>
    <w:rsid w:val="53F8BEBB"/>
    <w:rsid w:val="541441F3"/>
    <w:rsid w:val="54189F1E"/>
    <w:rsid w:val="5420D720"/>
    <w:rsid w:val="5440D8CD"/>
    <w:rsid w:val="544335AE"/>
    <w:rsid w:val="54583C2D"/>
    <w:rsid w:val="545C6B77"/>
    <w:rsid w:val="5474BF1A"/>
    <w:rsid w:val="54912FD1"/>
    <w:rsid w:val="54A1CCA0"/>
    <w:rsid w:val="54A8DB4B"/>
    <w:rsid w:val="54DCF3D4"/>
    <w:rsid w:val="54DF5AE4"/>
    <w:rsid w:val="54E20949"/>
    <w:rsid w:val="54EC3839"/>
    <w:rsid w:val="54FC72EA"/>
    <w:rsid w:val="5510C79D"/>
    <w:rsid w:val="551B7FEE"/>
    <w:rsid w:val="55428683"/>
    <w:rsid w:val="55458F90"/>
    <w:rsid w:val="55485F09"/>
    <w:rsid w:val="5563DE50"/>
    <w:rsid w:val="55DD1C1B"/>
    <w:rsid w:val="56015D35"/>
    <w:rsid w:val="562DD2E2"/>
    <w:rsid w:val="569B6DBE"/>
    <w:rsid w:val="569C1381"/>
    <w:rsid w:val="56F36960"/>
    <w:rsid w:val="56F565AF"/>
    <w:rsid w:val="56F7A4AB"/>
    <w:rsid w:val="570949CB"/>
    <w:rsid w:val="5719B74B"/>
    <w:rsid w:val="5726D921"/>
    <w:rsid w:val="575E54B4"/>
    <w:rsid w:val="57694A9E"/>
    <w:rsid w:val="57762665"/>
    <w:rsid w:val="57A6A3A7"/>
    <w:rsid w:val="5800EA59"/>
    <w:rsid w:val="583BCBD5"/>
    <w:rsid w:val="585A3FAF"/>
    <w:rsid w:val="5864B3B4"/>
    <w:rsid w:val="5865B392"/>
    <w:rsid w:val="5866E0D7"/>
    <w:rsid w:val="588B5419"/>
    <w:rsid w:val="588EE31F"/>
    <w:rsid w:val="58900A6A"/>
    <w:rsid w:val="589BB3F1"/>
    <w:rsid w:val="58B54C8E"/>
    <w:rsid w:val="58F5E1B3"/>
    <w:rsid w:val="59054400"/>
    <w:rsid w:val="592C618C"/>
    <w:rsid w:val="594A4C6C"/>
    <w:rsid w:val="595BDA2E"/>
    <w:rsid w:val="598A3F8F"/>
    <w:rsid w:val="59A616EB"/>
    <w:rsid w:val="59D16C7B"/>
    <w:rsid w:val="59D814C6"/>
    <w:rsid w:val="59EB201D"/>
    <w:rsid w:val="59FA6F22"/>
    <w:rsid w:val="5A08D9B0"/>
    <w:rsid w:val="5A1131C2"/>
    <w:rsid w:val="5A48B128"/>
    <w:rsid w:val="5A6F8C7F"/>
    <w:rsid w:val="5A86C7F7"/>
    <w:rsid w:val="5A8B4DC8"/>
    <w:rsid w:val="5AA065CD"/>
    <w:rsid w:val="5AAC754A"/>
    <w:rsid w:val="5AADBF19"/>
    <w:rsid w:val="5AB7407B"/>
    <w:rsid w:val="5AC2FCE0"/>
    <w:rsid w:val="5AC83DA9"/>
    <w:rsid w:val="5ACEAB01"/>
    <w:rsid w:val="5B00EEAF"/>
    <w:rsid w:val="5B16F2A6"/>
    <w:rsid w:val="5B1B1CBE"/>
    <w:rsid w:val="5B1C01C2"/>
    <w:rsid w:val="5B29E20C"/>
    <w:rsid w:val="5B2D6397"/>
    <w:rsid w:val="5B9CDE0D"/>
    <w:rsid w:val="5BEA373E"/>
    <w:rsid w:val="5C082AFC"/>
    <w:rsid w:val="5C164C34"/>
    <w:rsid w:val="5C1DC1AB"/>
    <w:rsid w:val="5C290CB5"/>
    <w:rsid w:val="5C473FE5"/>
    <w:rsid w:val="5C8FAA4D"/>
    <w:rsid w:val="5CDB6DC8"/>
    <w:rsid w:val="5D18B71E"/>
    <w:rsid w:val="5D1ED07E"/>
    <w:rsid w:val="5D77A970"/>
    <w:rsid w:val="5D7D3AE0"/>
    <w:rsid w:val="5D7F3D4E"/>
    <w:rsid w:val="5D94E2D7"/>
    <w:rsid w:val="5DA88D14"/>
    <w:rsid w:val="5DB0AB35"/>
    <w:rsid w:val="5DD51148"/>
    <w:rsid w:val="5DDE8865"/>
    <w:rsid w:val="5DF2F149"/>
    <w:rsid w:val="5DFD3A86"/>
    <w:rsid w:val="5E11E390"/>
    <w:rsid w:val="5E20CD71"/>
    <w:rsid w:val="5E257862"/>
    <w:rsid w:val="5E4DFC70"/>
    <w:rsid w:val="5E6BA45C"/>
    <w:rsid w:val="5E7896CB"/>
    <w:rsid w:val="5E939D0E"/>
    <w:rsid w:val="5EC3A2D2"/>
    <w:rsid w:val="5ED50513"/>
    <w:rsid w:val="5ED661E8"/>
    <w:rsid w:val="5EDC6FE3"/>
    <w:rsid w:val="5EF3252B"/>
    <w:rsid w:val="5F234B98"/>
    <w:rsid w:val="5F5FCD1A"/>
    <w:rsid w:val="5F8C0D4A"/>
    <w:rsid w:val="5F8F8C0D"/>
    <w:rsid w:val="5F972C05"/>
    <w:rsid w:val="5FB6A4B3"/>
    <w:rsid w:val="5FBEF567"/>
    <w:rsid w:val="5FCB5308"/>
    <w:rsid w:val="5FD1239E"/>
    <w:rsid w:val="5FD80DCC"/>
    <w:rsid w:val="5FDAF340"/>
    <w:rsid w:val="5FDD0CC6"/>
    <w:rsid w:val="5FEE4D35"/>
    <w:rsid w:val="5FF29DBE"/>
    <w:rsid w:val="5FFA8666"/>
    <w:rsid w:val="60056F10"/>
    <w:rsid w:val="600E92EB"/>
    <w:rsid w:val="6044FCE2"/>
    <w:rsid w:val="604C8ACF"/>
    <w:rsid w:val="6088C423"/>
    <w:rsid w:val="60A49129"/>
    <w:rsid w:val="61077156"/>
    <w:rsid w:val="612BF6E7"/>
    <w:rsid w:val="6167309C"/>
    <w:rsid w:val="6184AAB9"/>
    <w:rsid w:val="61A50002"/>
    <w:rsid w:val="61C60A82"/>
    <w:rsid w:val="61C9D4CE"/>
    <w:rsid w:val="61CD45C1"/>
    <w:rsid w:val="61DD8484"/>
    <w:rsid w:val="61E3665D"/>
    <w:rsid w:val="620352D8"/>
    <w:rsid w:val="62074889"/>
    <w:rsid w:val="625078B0"/>
    <w:rsid w:val="6256A72D"/>
    <w:rsid w:val="625CF267"/>
    <w:rsid w:val="6288D234"/>
    <w:rsid w:val="62AB8431"/>
    <w:rsid w:val="62B145DD"/>
    <w:rsid w:val="62C7813B"/>
    <w:rsid w:val="62F9B543"/>
    <w:rsid w:val="6336D4FB"/>
    <w:rsid w:val="63477A24"/>
    <w:rsid w:val="63578677"/>
    <w:rsid w:val="6365DBD3"/>
    <w:rsid w:val="638B0BFA"/>
    <w:rsid w:val="63B820F0"/>
    <w:rsid w:val="63CF428E"/>
    <w:rsid w:val="63ED8E8E"/>
    <w:rsid w:val="642B7BED"/>
    <w:rsid w:val="643B9ED1"/>
    <w:rsid w:val="64514888"/>
    <w:rsid w:val="645FE480"/>
    <w:rsid w:val="64708773"/>
    <w:rsid w:val="648D8EF3"/>
    <w:rsid w:val="64A87B58"/>
    <w:rsid w:val="64CA76CA"/>
    <w:rsid w:val="64F0D9AF"/>
    <w:rsid w:val="6500386B"/>
    <w:rsid w:val="652F15E3"/>
    <w:rsid w:val="653822CA"/>
    <w:rsid w:val="653ACA67"/>
    <w:rsid w:val="6545BCC2"/>
    <w:rsid w:val="655205EB"/>
    <w:rsid w:val="655A8D56"/>
    <w:rsid w:val="6561C8FA"/>
    <w:rsid w:val="657C5326"/>
    <w:rsid w:val="65879CF3"/>
    <w:rsid w:val="65B20D27"/>
    <w:rsid w:val="65C12098"/>
    <w:rsid w:val="65D9B4E6"/>
    <w:rsid w:val="661D7D88"/>
    <w:rsid w:val="66232C57"/>
    <w:rsid w:val="662B7675"/>
    <w:rsid w:val="665CACE3"/>
    <w:rsid w:val="665FD025"/>
    <w:rsid w:val="6683EC20"/>
    <w:rsid w:val="668B4154"/>
    <w:rsid w:val="66CB03FA"/>
    <w:rsid w:val="6711DDD1"/>
    <w:rsid w:val="6713FD34"/>
    <w:rsid w:val="67348D95"/>
    <w:rsid w:val="673D5CAF"/>
    <w:rsid w:val="67592005"/>
    <w:rsid w:val="67742B53"/>
    <w:rsid w:val="6776C606"/>
    <w:rsid w:val="677B3574"/>
    <w:rsid w:val="67A3F821"/>
    <w:rsid w:val="67C7B7A4"/>
    <w:rsid w:val="67D57E19"/>
    <w:rsid w:val="680B0A83"/>
    <w:rsid w:val="68588599"/>
    <w:rsid w:val="6861F192"/>
    <w:rsid w:val="687AA985"/>
    <w:rsid w:val="688EC32A"/>
    <w:rsid w:val="689ADC37"/>
    <w:rsid w:val="68ABE8E0"/>
    <w:rsid w:val="68C988D6"/>
    <w:rsid w:val="68E107D7"/>
    <w:rsid w:val="68E94477"/>
    <w:rsid w:val="68F6D6D1"/>
    <w:rsid w:val="690D54DD"/>
    <w:rsid w:val="69309691"/>
    <w:rsid w:val="69311DA9"/>
    <w:rsid w:val="694A25A6"/>
    <w:rsid w:val="6954E04D"/>
    <w:rsid w:val="6955D50E"/>
    <w:rsid w:val="69645A0A"/>
    <w:rsid w:val="69652B0C"/>
    <w:rsid w:val="69BBA25C"/>
    <w:rsid w:val="69C3114A"/>
    <w:rsid w:val="69C3DF2E"/>
    <w:rsid w:val="69E81490"/>
    <w:rsid w:val="6A368DF5"/>
    <w:rsid w:val="6A424B0B"/>
    <w:rsid w:val="6A6E96C0"/>
    <w:rsid w:val="6A9559F1"/>
    <w:rsid w:val="6AF367EA"/>
    <w:rsid w:val="6B4FE0AE"/>
    <w:rsid w:val="6B5136C5"/>
    <w:rsid w:val="6B82ACAD"/>
    <w:rsid w:val="6B93C752"/>
    <w:rsid w:val="6BB1FF7E"/>
    <w:rsid w:val="6BC1E64F"/>
    <w:rsid w:val="6BCCF792"/>
    <w:rsid w:val="6BDE4D31"/>
    <w:rsid w:val="6BE12105"/>
    <w:rsid w:val="6BE62135"/>
    <w:rsid w:val="6C0BDB2B"/>
    <w:rsid w:val="6C2F0FA7"/>
    <w:rsid w:val="6C5210A5"/>
    <w:rsid w:val="6C83C841"/>
    <w:rsid w:val="6C8C42CF"/>
    <w:rsid w:val="6CD2A977"/>
    <w:rsid w:val="6CD511FA"/>
    <w:rsid w:val="6CDB52CC"/>
    <w:rsid w:val="6CF2FF46"/>
    <w:rsid w:val="6CFCF465"/>
    <w:rsid w:val="6D29FDA2"/>
    <w:rsid w:val="6D30259F"/>
    <w:rsid w:val="6D35AE9E"/>
    <w:rsid w:val="6D62CFFB"/>
    <w:rsid w:val="6D9EC1EF"/>
    <w:rsid w:val="6DB33450"/>
    <w:rsid w:val="6DB41AD9"/>
    <w:rsid w:val="6DB669AF"/>
    <w:rsid w:val="6DB987D3"/>
    <w:rsid w:val="6DC18BB8"/>
    <w:rsid w:val="6DCEEB3F"/>
    <w:rsid w:val="6E75B1C1"/>
    <w:rsid w:val="6EA03C57"/>
    <w:rsid w:val="6EC84D67"/>
    <w:rsid w:val="6ED240E5"/>
    <w:rsid w:val="6EF0100D"/>
    <w:rsid w:val="6EF06F58"/>
    <w:rsid w:val="6EF747CE"/>
    <w:rsid w:val="6F0A8D5B"/>
    <w:rsid w:val="6F0B44E6"/>
    <w:rsid w:val="6F226B2D"/>
    <w:rsid w:val="6F2B30AA"/>
    <w:rsid w:val="6F2EEC0F"/>
    <w:rsid w:val="6F414FBC"/>
    <w:rsid w:val="6F586358"/>
    <w:rsid w:val="6F7B18CB"/>
    <w:rsid w:val="6F807CF7"/>
    <w:rsid w:val="6F80A395"/>
    <w:rsid w:val="6F8D7B99"/>
    <w:rsid w:val="6FA1DBFA"/>
    <w:rsid w:val="6FD4D9BE"/>
    <w:rsid w:val="6FD8D6D3"/>
    <w:rsid w:val="6FEAEDCE"/>
    <w:rsid w:val="7008012A"/>
    <w:rsid w:val="700FED36"/>
    <w:rsid w:val="70369093"/>
    <w:rsid w:val="70422859"/>
    <w:rsid w:val="70485F7D"/>
    <w:rsid w:val="704BAA91"/>
    <w:rsid w:val="70586FD4"/>
    <w:rsid w:val="70767FB3"/>
    <w:rsid w:val="70781171"/>
    <w:rsid w:val="708B25A1"/>
    <w:rsid w:val="7092D961"/>
    <w:rsid w:val="70A83919"/>
    <w:rsid w:val="70C3614C"/>
    <w:rsid w:val="70E5D737"/>
    <w:rsid w:val="70E6DDA8"/>
    <w:rsid w:val="71036A51"/>
    <w:rsid w:val="7110C862"/>
    <w:rsid w:val="714801E6"/>
    <w:rsid w:val="715031A3"/>
    <w:rsid w:val="7153074C"/>
    <w:rsid w:val="71EED275"/>
    <w:rsid w:val="72228EAB"/>
    <w:rsid w:val="7246427D"/>
    <w:rsid w:val="725AC181"/>
    <w:rsid w:val="72617284"/>
    <w:rsid w:val="72886DA4"/>
    <w:rsid w:val="728C75C4"/>
    <w:rsid w:val="72CBF5A8"/>
    <w:rsid w:val="72F0CB39"/>
    <w:rsid w:val="730F83B0"/>
    <w:rsid w:val="7316B60C"/>
    <w:rsid w:val="734461DE"/>
    <w:rsid w:val="734826A2"/>
    <w:rsid w:val="735708E0"/>
    <w:rsid w:val="735C1E74"/>
    <w:rsid w:val="7389821D"/>
    <w:rsid w:val="738DE461"/>
    <w:rsid w:val="73A5656B"/>
    <w:rsid w:val="73E1024A"/>
    <w:rsid w:val="741FED26"/>
    <w:rsid w:val="742A53AC"/>
    <w:rsid w:val="743BE1F9"/>
    <w:rsid w:val="745A6914"/>
    <w:rsid w:val="74BA4D36"/>
    <w:rsid w:val="74D5C279"/>
    <w:rsid w:val="74FFA4A2"/>
    <w:rsid w:val="75091485"/>
    <w:rsid w:val="750AF9D2"/>
    <w:rsid w:val="751994F8"/>
    <w:rsid w:val="753A06FB"/>
    <w:rsid w:val="75484DF1"/>
    <w:rsid w:val="754F738B"/>
    <w:rsid w:val="75630CA9"/>
    <w:rsid w:val="758F85D8"/>
    <w:rsid w:val="759D45F2"/>
    <w:rsid w:val="75E670A5"/>
    <w:rsid w:val="75E76F6B"/>
    <w:rsid w:val="75FBD7B8"/>
    <w:rsid w:val="761478D7"/>
    <w:rsid w:val="762E5054"/>
    <w:rsid w:val="762FABBE"/>
    <w:rsid w:val="76324B15"/>
    <w:rsid w:val="7667CC33"/>
    <w:rsid w:val="7677DDAB"/>
    <w:rsid w:val="7696B332"/>
    <w:rsid w:val="76B6B7F8"/>
    <w:rsid w:val="76C0460A"/>
    <w:rsid w:val="76CDB935"/>
    <w:rsid w:val="76D42451"/>
    <w:rsid w:val="76F8D7F0"/>
    <w:rsid w:val="7736AB51"/>
    <w:rsid w:val="7749DCF0"/>
    <w:rsid w:val="778669A8"/>
    <w:rsid w:val="77B42682"/>
    <w:rsid w:val="77C15CE2"/>
    <w:rsid w:val="77D354FC"/>
    <w:rsid w:val="7800746A"/>
    <w:rsid w:val="780FCC87"/>
    <w:rsid w:val="7810DBF7"/>
    <w:rsid w:val="7826EA73"/>
    <w:rsid w:val="782EC637"/>
    <w:rsid w:val="78428FEB"/>
    <w:rsid w:val="78445583"/>
    <w:rsid w:val="785524A9"/>
    <w:rsid w:val="7882E5B4"/>
    <w:rsid w:val="7885D6AA"/>
    <w:rsid w:val="78A1E698"/>
    <w:rsid w:val="78A4146B"/>
    <w:rsid w:val="78C1D151"/>
    <w:rsid w:val="78C8AA68"/>
    <w:rsid w:val="78E0337A"/>
    <w:rsid w:val="78E3C509"/>
    <w:rsid w:val="7906BE4D"/>
    <w:rsid w:val="790AF049"/>
    <w:rsid w:val="790EEE3E"/>
    <w:rsid w:val="793B584D"/>
    <w:rsid w:val="794D8D09"/>
    <w:rsid w:val="7952135C"/>
    <w:rsid w:val="795F0340"/>
    <w:rsid w:val="7960C5AB"/>
    <w:rsid w:val="7966C7FF"/>
    <w:rsid w:val="7979DD93"/>
    <w:rsid w:val="7997CBA6"/>
    <w:rsid w:val="7A03119D"/>
    <w:rsid w:val="7A299A07"/>
    <w:rsid w:val="7A30E2F7"/>
    <w:rsid w:val="7A652730"/>
    <w:rsid w:val="7A792040"/>
    <w:rsid w:val="7A895816"/>
    <w:rsid w:val="7AD6B58A"/>
    <w:rsid w:val="7AE4F57B"/>
    <w:rsid w:val="7AE5D454"/>
    <w:rsid w:val="7AF6A60B"/>
    <w:rsid w:val="7B37D838"/>
    <w:rsid w:val="7B4C423E"/>
    <w:rsid w:val="7B78857B"/>
    <w:rsid w:val="7B96772C"/>
    <w:rsid w:val="7BA77EED"/>
    <w:rsid w:val="7BAE8B68"/>
    <w:rsid w:val="7BBEBB6B"/>
    <w:rsid w:val="7BDD9D9B"/>
    <w:rsid w:val="7BE1216C"/>
    <w:rsid w:val="7C08314D"/>
    <w:rsid w:val="7C1169FC"/>
    <w:rsid w:val="7C787C04"/>
    <w:rsid w:val="7C82DA78"/>
    <w:rsid w:val="7CD5A402"/>
    <w:rsid w:val="7CE38542"/>
    <w:rsid w:val="7D13627F"/>
    <w:rsid w:val="7D152A2A"/>
    <w:rsid w:val="7D292629"/>
    <w:rsid w:val="7D2DAD9D"/>
    <w:rsid w:val="7D33577C"/>
    <w:rsid w:val="7D6C54EB"/>
    <w:rsid w:val="7D7A3639"/>
    <w:rsid w:val="7D7B39E0"/>
    <w:rsid w:val="7D7FBC12"/>
    <w:rsid w:val="7D8E980F"/>
    <w:rsid w:val="7DA53368"/>
    <w:rsid w:val="7DD00CB4"/>
    <w:rsid w:val="7DD12179"/>
    <w:rsid w:val="7DE9C20A"/>
    <w:rsid w:val="7DED4895"/>
    <w:rsid w:val="7DF8076D"/>
    <w:rsid w:val="7E00C3B3"/>
    <w:rsid w:val="7E0B63D4"/>
    <w:rsid w:val="7E1DA5BD"/>
    <w:rsid w:val="7E443FDB"/>
    <w:rsid w:val="7E54833C"/>
    <w:rsid w:val="7E627EB9"/>
    <w:rsid w:val="7E6A7E3B"/>
    <w:rsid w:val="7E6C27D2"/>
    <w:rsid w:val="7E781633"/>
    <w:rsid w:val="7E84EFE3"/>
    <w:rsid w:val="7E8AE645"/>
    <w:rsid w:val="7EB2579D"/>
    <w:rsid w:val="7EC94535"/>
    <w:rsid w:val="7EFD3EBD"/>
    <w:rsid w:val="7EFDEEE0"/>
    <w:rsid w:val="7F0E6D01"/>
    <w:rsid w:val="7F511A81"/>
    <w:rsid w:val="7F5F4CA9"/>
    <w:rsid w:val="7F9E4483"/>
    <w:rsid w:val="7FB01789"/>
    <w:rsid w:val="7FBD738F"/>
    <w:rsid w:val="7FC9800B"/>
    <w:rsid w:val="7FD8AC82"/>
  </w:rsids>
  <m:mathPr>
    <m:mathFont m:val="Cambria Math"/>
    <m:brkBin m:val="before"/>
    <m:brkBinSub m:val="--"/>
    <m:smallFrac m:val="0"/>
    <m:dispDef/>
    <m:lMargin m:val="0"/>
    <m:rMargin m:val="0"/>
    <m:defJc m:val="centerGroup"/>
    <m:wrapIndent m:val="1440"/>
    <m:intLim m:val="subSup"/>
    <m:naryLim m:val="undOvr"/>
  </m:mathPr>
  <w:themeFontLang w:val="nl-N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102769"/>
  <w15:chartTrackingRefBased/>
  <w15:docId w15:val="{B996C347-8518-41BF-BF53-3C0EC9A1D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nl-NL"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69645A0A"/>
    <w:pPr>
      <w:keepNext/>
      <w:keepLines/>
      <w:spacing w:before="360" w:after="80"/>
      <w:outlineLvl w:val="0"/>
    </w:pPr>
    <w:rPr>
      <w:rFonts w:asciiTheme="majorHAnsi" w:eastAsiaTheme="minorEastAsia" w:hAnsiTheme="majorHAnsi" w:cstheme="majorEastAsia"/>
      <w:color w:val="0F4761" w:themeColor="accent1" w:themeShade="BF"/>
      <w:sz w:val="40"/>
      <w:szCs w:val="40"/>
    </w:rPr>
  </w:style>
  <w:style w:type="paragraph" w:styleId="Heading2">
    <w:name w:val="heading 2"/>
    <w:basedOn w:val="Normal"/>
    <w:next w:val="Normal"/>
    <w:uiPriority w:val="9"/>
    <w:unhideWhenUsed/>
    <w:qFormat/>
    <w:rsid w:val="69645A0A"/>
    <w:pPr>
      <w:keepNext/>
      <w:keepLines/>
      <w:spacing w:before="160" w:after="80"/>
      <w:outlineLvl w:val="1"/>
    </w:pPr>
    <w:rPr>
      <w:rFonts w:asciiTheme="majorHAnsi" w:eastAsiaTheme="minorEastAsia" w:hAnsiTheme="majorHAnsi" w:cstheme="majorEastAsia"/>
      <w:color w:val="0F4761" w:themeColor="accent1" w:themeShade="BF"/>
      <w:sz w:val="32"/>
      <w:szCs w:val="32"/>
    </w:rPr>
  </w:style>
  <w:style w:type="paragraph" w:styleId="Heading3">
    <w:name w:val="heading 3"/>
    <w:basedOn w:val="Normal"/>
    <w:next w:val="Normal"/>
    <w:uiPriority w:val="9"/>
    <w:unhideWhenUsed/>
    <w:qFormat/>
    <w:rsid w:val="220ABC2F"/>
    <w:pPr>
      <w:keepNext/>
      <w:keepLines/>
      <w:spacing w:before="160" w:after="80"/>
      <w:outlineLvl w:val="2"/>
    </w:pPr>
    <w:rPr>
      <w:rFonts w:eastAsiaTheme="minorEastAsia" w:cstheme="majorEastAsia"/>
      <w:color w:val="0F4761" w:themeColor="accent1" w:themeShade="BF"/>
      <w:sz w:val="28"/>
      <w:szCs w:val="28"/>
    </w:rPr>
  </w:style>
  <w:style w:type="paragraph" w:styleId="Heading4">
    <w:name w:val="heading 4"/>
    <w:basedOn w:val="Normal"/>
    <w:next w:val="Normal"/>
    <w:link w:val="Heading4Char"/>
    <w:uiPriority w:val="9"/>
    <w:unhideWhenUsed/>
    <w:qFormat/>
    <w:rsid w:val="742A53AC"/>
    <w:pPr>
      <w:keepNext/>
      <w:keepLines/>
      <w:spacing w:before="80" w:after="40"/>
      <w:outlineLvl w:val="3"/>
    </w:pPr>
    <w:rPr>
      <w:rFonts w:eastAsiaTheme="minorEastAsia" w:cstheme="majorEastAsia"/>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69645A0A"/>
    <w:pPr>
      <w:ind w:left="720"/>
      <w:contextualSpacing/>
    </w:pPr>
  </w:style>
  <w:style w:type="paragraph" w:styleId="TOC1">
    <w:name w:val="toc 1"/>
    <w:basedOn w:val="Normal"/>
    <w:next w:val="Normal"/>
    <w:uiPriority w:val="39"/>
    <w:unhideWhenUsed/>
    <w:rsid w:val="69645A0A"/>
    <w:pPr>
      <w:spacing w:after="100"/>
    </w:pPr>
  </w:style>
  <w:style w:type="character" w:styleId="Hyperlink">
    <w:name w:val="Hyperlink"/>
    <w:basedOn w:val="DefaultParagraphFont"/>
    <w:uiPriority w:val="99"/>
    <w:unhideWhenUsed/>
    <w:rsid w:val="69645A0A"/>
    <w:rPr>
      <w:color w:val="467886"/>
      <w:u w:val="single"/>
    </w:rPr>
  </w:style>
  <w:style w:type="paragraph" w:styleId="TOC2">
    <w:name w:val="toc 2"/>
    <w:basedOn w:val="Normal"/>
    <w:next w:val="Normal"/>
    <w:uiPriority w:val="39"/>
    <w:unhideWhenUsed/>
    <w:rsid w:val="69645A0A"/>
    <w:pPr>
      <w:spacing w:after="100"/>
      <w:ind w:left="220"/>
    </w:pPr>
  </w:style>
  <w:style w:type="paragraph" w:styleId="FootnoteText">
    <w:name w:val="footnote text"/>
    <w:basedOn w:val="Normal"/>
    <w:uiPriority w:val="99"/>
    <w:semiHidden/>
    <w:unhideWhenUsed/>
    <w:rsid w:val="220ABC2F"/>
    <w:pPr>
      <w:spacing w:after="0" w:line="240" w:lineRule="auto"/>
    </w:pPr>
    <w:rPr>
      <w:sz w:val="20"/>
      <w:szCs w:val="20"/>
    </w:rPr>
  </w:style>
  <w:style w:type="paragraph" w:styleId="EndnoteText">
    <w:name w:val="endnote text"/>
    <w:basedOn w:val="Normal"/>
    <w:uiPriority w:val="99"/>
    <w:semiHidden/>
    <w:unhideWhenUsed/>
    <w:rsid w:val="220ABC2F"/>
    <w:pPr>
      <w:spacing w:after="0" w:line="240" w:lineRule="auto"/>
    </w:pPr>
    <w:rPr>
      <w:sz w:val="20"/>
      <w:szCs w:val="20"/>
    </w:rPr>
  </w:style>
  <w:style w:type="character" w:styleId="FootnoteReference">
    <w:name w:val="footnote reference"/>
    <w:basedOn w:val="DefaultParagraphFont"/>
    <w:uiPriority w:val="99"/>
    <w:semiHidden/>
    <w:unhideWhenUsed/>
    <w:rPr>
      <w:vertAlign w:val="superscript"/>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EndnoteReference">
    <w:name w:val="endnote reference"/>
    <w:basedOn w:val="DefaultParagraphFont"/>
    <w:uiPriority w:val="99"/>
    <w:semiHidden/>
    <w:unhideWhenUsed/>
    <w:rPr>
      <w:vertAlign w:val="superscript"/>
    </w:rPr>
  </w:style>
  <w:style w:type="character" w:customStyle="1" w:styleId="Heading4Char">
    <w:name w:val="Heading 4 Char"/>
    <w:basedOn w:val="DefaultParagraphFont"/>
    <w:link w:val="Heading4"/>
    <w:uiPriority w:val="9"/>
    <w:rsid w:val="742A53AC"/>
    <w:rPr>
      <w:rFonts w:eastAsiaTheme="majorEastAsia" w:cstheme="majorBidi"/>
      <w:i/>
      <w:iCs/>
      <w:color w:val="0F4761" w:themeColor="accent1" w:themeShade="BF"/>
    </w:rPr>
  </w:style>
  <w:style w:type="paragraph" w:styleId="TOC3">
    <w:name w:val="toc 3"/>
    <w:basedOn w:val="Normal"/>
    <w:next w:val="Normal"/>
    <w:uiPriority w:val="39"/>
    <w:unhideWhenUsed/>
    <w:rsid w:val="28D66983"/>
    <w:pPr>
      <w:spacing w:after="100"/>
      <w:ind w:left="440"/>
    </w:pPr>
  </w:style>
  <w:style w:type="paragraph" w:styleId="Header">
    <w:name w:val="header"/>
    <w:basedOn w:val="Normal"/>
    <w:uiPriority w:val="99"/>
    <w:unhideWhenUsed/>
    <w:rsid w:val="5EDC6FE3"/>
    <w:pPr>
      <w:tabs>
        <w:tab w:val="center" w:pos="4680"/>
        <w:tab w:val="right" w:pos="9360"/>
      </w:tabs>
      <w:spacing w:after="0" w:line="240" w:lineRule="auto"/>
    </w:pPr>
  </w:style>
  <w:style w:type="paragraph" w:styleId="Footer">
    <w:name w:val="footer"/>
    <w:basedOn w:val="Normal"/>
    <w:uiPriority w:val="99"/>
    <w:unhideWhenUsed/>
    <w:rsid w:val="5EDC6FE3"/>
    <w:pPr>
      <w:tabs>
        <w:tab w:val="center" w:pos="4680"/>
        <w:tab w:val="right" w:pos="9360"/>
      </w:tabs>
      <w:spacing w:after="0" w:line="240" w:lineRule="auto"/>
    </w:pPr>
  </w:style>
  <w:style w:type="character" w:styleId="PlaceholderText">
    <w:name w:val="Placeholder Text"/>
    <w:basedOn w:val="DefaultParagraphFont"/>
    <w:uiPriority w:val="99"/>
    <w:semiHidden/>
    <w:rsid w:val="00362A0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microsoft.com/office/2020/10/relationships/intelligence" Target="intelligence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eader" Target="header1.xml"/><Relationship Id="rId8" Type="http://schemas.openxmlformats.org/officeDocument/2006/relationships/image" Target="media/image1.png"/></Relationships>
</file>

<file path=word/_rels/footnotes.xml.rels><?xml version="1.0" encoding="UTF-8" standalone="yes"?>
<Relationships xmlns="http://schemas.openxmlformats.org/package/2006/relationships"><Relationship Id="rId3" Type="http://schemas.openxmlformats.org/officeDocument/2006/relationships/hyperlink" Target="https://arxiv.org/search/hep-ph?searchtype=author&amp;query=Sinev,+V" TargetMode="External"/><Relationship Id="rId2" Type="http://schemas.openxmlformats.org/officeDocument/2006/relationships/hyperlink" Target="https://arxiv.org/search/hep-ph?searchtype=author&amp;query=Mikaelyan,+L" TargetMode="External"/><Relationship Id="rId1" Type="http://schemas.openxmlformats.org/officeDocument/2006/relationships/hyperlink" Target="https://arxiv.org/search/hep-ph?searchtype=author&amp;query=Kopeikin,+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80F92D-8A6C-467B-A24B-155D5D1D8F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5069</Words>
  <Characters>28896</Characters>
  <Application>Microsoft Office Word</Application>
  <DocSecurity>4</DocSecurity>
  <Lines>240</Lines>
  <Paragraphs>67</Paragraphs>
  <ScaleCrop>false</ScaleCrop>
  <Company/>
  <LinksUpToDate>false</LinksUpToDate>
  <CharactersWithSpaces>33898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Fin Harms</dc:creator>
  <cp:keywords/>
  <dc:description/>
  <cp:lastModifiedBy>Fin Harms</cp:lastModifiedBy>
  <cp:revision>244</cp:revision>
  <dcterms:created xsi:type="dcterms:W3CDTF">2025-03-25T14:33:00Z</dcterms:created>
  <dcterms:modified xsi:type="dcterms:W3CDTF">2025-12-19T22:18:00Z</dcterms:modified>
</cp:coreProperties>
</file>